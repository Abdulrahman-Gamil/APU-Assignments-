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74B48" w14:textId="77777777" w:rsidR="000A7952" w:rsidRPr="008A4BAB" w:rsidRDefault="000A7952" w:rsidP="00D6166A">
      <w:pPr>
        <w:spacing w:line="360" w:lineRule="auto"/>
        <w:jc w:val="center"/>
        <w:textAlignment w:val="baseline"/>
        <w:rPr>
          <w:rFonts w:ascii="Times New Roman" w:eastAsia="Times New Roman" w:hAnsi="Times New Roman" w:cs="Times New Roman"/>
          <w:kern w:val="0"/>
          <w:lang w:eastAsia="en-GB"/>
          <w14:ligatures w14:val="none"/>
        </w:rPr>
      </w:pPr>
      <w:bookmarkStart w:id="0" w:name="_Hlk150364914"/>
      <w:bookmarkEnd w:id="0"/>
      <w:r w:rsidRPr="008A4BAB">
        <w:rPr>
          <w:rFonts w:ascii="Times New Roman" w:hAnsi="Times New Roman" w:cs="Times New Roman"/>
          <w:noProof/>
        </w:rPr>
        <w:drawing>
          <wp:inline distT="0" distB="0" distL="0" distR="0" wp14:anchorId="240A6D50" wp14:editId="3F106C61">
            <wp:extent cx="2296391" cy="2296391"/>
            <wp:effectExtent l="0" t="0" r="2540" b="2540"/>
            <wp:docPr id="1806375645" name="Picture 1806375645" descr="A picture containing text, graphics, graphic design,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75645" name="Picture 1" descr="A picture containing text, graphics, graphic design, fo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09398" cy="2309398"/>
                    </a:xfrm>
                    <a:prstGeom prst="rect">
                      <a:avLst/>
                    </a:prstGeom>
                    <a:noFill/>
                    <a:ln>
                      <a:noFill/>
                    </a:ln>
                  </pic:spPr>
                </pic:pic>
              </a:graphicData>
            </a:graphic>
          </wp:inline>
        </w:drawing>
      </w:r>
      <w:r w:rsidRPr="008A4BAB">
        <w:rPr>
          <w:rFonts w:ascii="Times New Roman" w:eastAsia="Times New Roman" w:hAnsi="Times New Roman" w:cs="Times New Roman"/>
          <w:kern w:val="0"/>
          <w:lang w:eastAsia="en-GB"/>
          <w14:ligatures w14:val="none"/>
        </w:rPr>
        <w:t> </w:t>
      </w:r>
    </w:p>
    <w:p w14:paraId="7AD295BE" w14:textId="37C76E36" w:rsidR="73A4D6CF" w:rsidRDefault="73A4D6CF" w:rsidP="00D6166A">
      <w:pPr>
        <w:spacing w:line="360" w:lineRule="auto"/>
        <w:jc w:val="center"/>
        <w:rPr>
          <w:rFonts w:ascii="Times New Roman" w:eastAsia="Times New Roman" w:hAnsi="Times New Roman" w:cs="Times New Roman"/>
          <w:color w:val="000000" w:themeColor="text1"/>
          <w:sz w:val="28"/>
          <w:szCs w:val="28"/>
          <w:lang w:val="en-US"/>
        </w:rPr>
      </w:pPr>
      <w:r w:rsidRPr="13B194D9">
        <w:rPr>
          <w:rFonts w:ascii="Times New Roman" w:eastAsia="Times New Roman" w:hAnsi="Times New Roman" w:cs="Times New Roman"/>
          <w:b/>
          <w:bCs/>
          <w:color w:val="000000" w:themeColor="text1"/>
          <w:sz w:val="28"/>
          <w:szCs w:val="28"/>
          <w:lang w:val="en-US"/>
        </w:rPr>
        <w:t>SWITCHING AND ROUTING ESSENTIALS</w:t>
      </w:r>
    </w:p>
    <w:p w14:paraId="0275F8DF" w14:textId="77777777" w:rsidR="000A7952" w:rsidRPr="00BF364F" w:rsidRDefault="000A7952" w:rsidP="00D6166A">
      <w:pPr>
        <w:spacing w:line="360" w:lineRule="auto"/>
        <w:jc w:val="center"/>
        <w:textAlignment w:val="baseline"/>
        <w:rPr>
          <w:rFonts w:ascii="Times New Roman" w:eastAsia="Times New Roman" w:hAnsi="Times New Roman" w:cs="Times New Roman"/>
          <w:kern w:val="0"/>
          <w:sz w:val="28"/>
          <w:szCs w:val="28"/>
          <w:lang w:eastAsia="en-GB"/>
          <w14:ligatures w14:val="none"/>
        </w:rPr>
      </w:pPr>
      <w:r>
        <w:rPr>
          <w:rFonts w:ascii="Times New Roman" w:eastAsia="Times New Roman" w:hAnsi="Times New Roman" w:cs="Times New Roman"/>
          <w:b/>
          <w:bCs/>
          <w:kern w:val="0"/>
          <w:sz w:val="28"/>
          <w:szCs w:val="28"/>
          <w:lang w:eastAsia="en-GB"/>
          <w14:ligatures w14:val="none"/>
        </w:rPr>
        <w:t xml:space="preserve">GROUP </w:t>
      </w:r>
      <w:r w:rsidRPr="00BF364F">
        <w:rPr>
          <w:rFonts w:ascii="Times New Roman" w:eastAsia="Times New Roman" w:hAnsi="Times New Roman" w:cs="Times New Roman"/>
          <w:b/>
          <w:bCs/>
          <w:kern w:val="0"/>
          <w:sz w:val="28"/>
          <w:szCs w:val="28"/>
          <w:lang w:eastAsia="en-GB"/>
          <w14:ligatures w14:val="none"/>
        </w:rPr>
        <w:t>ASSIGNMENT</w:t>
      </w:r>
      <w:r w:rsidRPr="00BF364F">
        <w:rPr>
          <w:rFonts w:ascii="Times New Roman" w:eastAsia="Times New Roman" w:hAnsi="Times New Roman" w:cs="Times New Roman"/>
          <w:kern w:val="0"/>
          <w:sz w:val="28"/>
          <w:szCs w:val="28"/>
          <w:lang w:eastAsia="en-GB"/>
          <w14:ligatures w14:val="none"/>
        </w:rPr>
        <w:t> </w:t>
      </w:r>
    </w:p>
    <w:p w14:paraId="02D93C1C" w14:textId="77777777" w:rsidR="000A7952" w:rsidRPr="00BF364F" w:rsidRDefault="000A7952" w:rsidP="00D6166A">
      <w:pPr>
        <w:spacing w:line="360" w:lineRule="auto"/>
        <w:jc w:val="center"/>
        <w:textAlignment w:val="baseline"/>
        <w:rPr>
          <w:rFonts w:ascii="Times New Roman" w:eastAsia="Times New Roman" w:hAnsi="Times New Roman" w:cs="Times New Roman"/>
          <w:kern w:val="0"/>
          <w:sz w:val="28"/>
          <w:szCs w:val="28"/>
          <w:lang w:eastAsia="en-GB"/>
          <w14:ligatures w14:val="none"/>
        </w:rPr>
      </w:pPr>
      <w:r w:rsidRPr="00BF364F">
        <w:rPr>
          <w:rFonts w:ascii="Times New Roman" w:eastAsia="Times New Roman" w:hAnsi="Times New Roman" w:cs="Times New Roman"/>
          <w:b/>
          <w:bCs/>
          <w:kern w:val="0"/>
          <w:sz w:val="28"/>
          <w:szCs w:val="28"/>
          <w:lang w:eastAsia="en-GB"/>
          <w14:ligatures w14:val="none"/>
        </w:rPr>
        <w:t>TECHNOLOGY PARK MALAYSIA</w:t>
      </w:r>
      <w:r w:rsidRPr="00BF364F">
        <w:rPr>
          <w:rFonts w:ascii="Times New Roman" w:eastAsia="Times New Roman" w:hAnsi="Times New Roman" w:cs="Times New Roman"/>
          <w:kern w:val="0"/>
          <w:sz w:val="28"/>
          <w:szCs w:val="28"/>
          <w:lang w:eastAsia="en-GB"/>
          <w14:ligatures w14:val="none"/>
        </w:rPr>
        <w:t> </w:t>
      </w:r>
    </w:p>
    <w:p w14:paraId="62E3C162" w14:textId="64D46FD8" w:rsidR="000A7952" w:rsidRPr="00A77856" w:rsidRDefault="00553527" w:rsidP="00D6166A">
      <w:pPr>
        <w:pBdr>
          <w:bottom w:val="single" w:sz="6" w:space="1" w:color="auto"/>
        </w:pBdr>
        <w:spacing w:line="360" w:lineRule="auto"/>
        <w:jc w:val="center"/>
        <w:textAlignment w:val="baseline"/>
        <w:rPr>
          <w:rFonts w:ascii="Times New Roman" w:eastAsia="Times New Roman" w:hAnsi="Times New Roman" w:cs="Times New Roman"/>
          <w:b/>
          <w:bCs/>
          <w:kern w:val="0"/>
          <w:sz w:val="28"/>
          <w:szCs w:val="28"/>
          <w:lang w:eastAsia="en-GB"/>
          <w14:ligatures w14:val="none"/>
        </w:rPr>
      </w:pPr>
      <w:r w:rsidRPr="00553527">
        <w:rPr>
          <w:rFonts w:ascii="Times New Roman" w:eastAsia="Times New Roman" w:hAnsi="Times New Roman" w:cs="Times New Roman"/>
          <w:b/>
          <w:bCs/>
          <w:kern w:val="0"/>
          <w:sz w:val="28"/>
          <w:szCs w:val="28"/>
          <w:lang w:val="en-MY" w:eastAsia="en-GB"/>
          <w14:ligatures w14:val="none"/>
        </w:rPr>
        <w:t>CT133-3-2-SRE</w:t>
      </w:r>
      <w:r w:rsidRPr="00553527">
        <w:rPr>
          <w:rFonts w:ascii="Times New Roman" w:eastAsia="Times New Roman" w:hAnsi="Times New Roman" w:cs="Times New Roman"/>
          <w:b/>
          <w:bCs/>
          <w:kern w:val="0"/>
          <w:sz w:val="28"/>
          <w:szCs w:val="28"/>
          <w:lang w:eastAsia="en-GB"/>
          <w14:ligatures w14:val="none"/>
        </w:rPr>
        <w:t> </w:t>
      </w:r>
    </w:p>
    <w:p w14:paraId="567EBAD1" w14:textId="77777777" w:rsidR="000A7952" w:rsidRPr="008A4BAB" w:rsidRDefault="000A7952" w:rsidP="00D6166A">
      <w:pPr>
        <w:spacing w:line="360" w:lineRule="auto"/>
        <w:jc w:val="both"/>
        <w:rPr>
          <w:rFonts w:ascii="Times New Roman" w:hAnsi="Times New Roman" w:cs="Times New Roman"/>
          <w:sz w:val="24"/>
          <w:szCs w:val="24"/>
        </w:rPr>
      </w:pPr>
      <w:r w:rsidRPr="008A4BAB">
        <w:rPr>
          <w:rFonts w:ascii="Times New Roman" w:hAnsi="Times New Roman" w:cs="Times New Roman"/>
          <w:b/>
          <w:sz w:val="24"/>
          <w:szCs w:val="24"/>
        </w:rPr>
        <w:t>INTAKE CODE</w:t>
      </w:r>
      <w:r w:rsidRPr="008A4BAB">
        <w:rPr>
          <w:rFonts w:ascii="Times New Roman" w:hAnsi="Times New Roman" w:cs="Times New Roman"/>
          <w:sz w:val="24"/>
          <w:szCs w:val="24"/>
        </w:rPr>
        <w:t>: APD2F2309CS(CYB)</w:t>
      </w:r>
    </w:p>
    <w:p w14:paraId="56D1BD8A" w14:textId="53A9076F" w:rsidR="000A7952" w:rsidRPr="00A77856" w:rsidRDefault="000A7952" w:rsidP="00D6166A">
      <w:pPr>
        <w:spacing w:line="360" w:lineRule="auto"/>
        <w:jc w:val="both"/>
        <w:rPr>
          <w:rFonts w:ascii="Times New Roman" w:hAnsi="Times New Roman" w:cs="Times New Roman"/>
          <w:sz w:val="24"/>
          <w:szCs w:val="24"/>
        </w:rPr>
      </w:pPr>
      <w:r w:rsidRPr="13B194D9">
        <w:rPr>
          <w:rFonts w:ascii="Times New Roman" w:hAnsi="Times New Roman" w:cs="Times New Roman"/>
          <w:b/>
          <w:bCs/>
          <w:sz w:val="24"/>
          <w:szCs w:val="24"/>
        </w:rPr>
        <w:t>LECTURER</w:t>
      </w:r>
      <w:r w:rsidRPr="13B194D9">
        <w:rPr>
          <w:rFonts w:ascii="Times New Roman" w:hAnsi="Times New Roman" w:cs="Times New Roman"/>
          <w:sz w:val="24"/>
          <w:szCs w:val="24"/>
        </w:rPr>
        <w:t>: NORIS ISMAIL</w:t>
      </w:r>
    </w:p>
    <w:p w14:paraId="4FF39B45" w14:textId="60A6D112" w:rsidR="317C4704" w:rsidRDefault="317C4704" w:rsidP="00D6166A">
      <w:pPr>
        <w:spacing w:line="360" w:lineRule="auto"/>
        <w:jc w:val="both"/>
      </w:pPr>
      <w:r w:rsidRPr="13B194D9">
        <w:rPr>
          <w:rFonts w:ascii="Times New Roman" w:eastAsia="Times New Roman" w:hAnsi="Times New Roman" w:cs="Times New Roman"/>
          <w:b/>
          <w:bCs/>
          <w:color w:val="000000" w:themeColor="text1"/>
          <w:sz w:val="24"/>
          <w:szCs w:val="24"/>
        </w:rPr>
        <w:t xml:space="preserve">HAND OUT DATE:  </w:t>
      </w:r>
      <w:r w:rsidRPr="13B194D9">
        <w:rPr>
          <w:rFonts w:ascii="Times New Roman" w:eastAsia="Times New Roman" w:hAnsi="Times New Roman" w:cs="Times New Roman"/>
          <w:color w:val="000000" w:themeColor="text1"/>
          <w:sz w:val="24"/>
          <w:szCs w:val="24"/>
        </w:rPr>
        <w:t>WEEK 3</w:t>
      </w:r>
    </w:p>
    <w:p w14:paraId="10BF626C" w14:textId="408E5E7C" w:rsidR="317C4704" w:rsidRDefault="317C4704" w:rsidP="00D6166A">
      <w:pPr>
        <w:spacing w:line="360" w:lineRule="auto"/>
        <w:jc w:val="both"/>
      </w:pPr>
      <w:r w:rsidRPr="13B194D9">
        <w:rPr>
          <w:rFonts w:ascii="Times New Roman" w:eastAsia="Times New Roman" w:hAnsi="Times New Roman" w:cs="Times New Roman"/>
          <w:b/>
          <w:bCs/>
          <w:color w:val="000000" w:themeColor="text1"/>
          <w:sz w:val="24"/>
          <w:szCs w:val="24"/>
        </w:rPr>
        <w:t xml:space="preserve">HAND IN DATE(s):  </w:t>
      </w:r>
      <w:r w:rsidR="007B4742">
        <w:rPr>
          <w:rFonts w:ascii="Times New Roman" w:eastAsia="Times New Roman" w:hAnsi="Times New Roman" w:cs="Times New Roman"/>
          <w:color w:val="000000" w:themeColor="text1"/>
          <w:sz w:val="24"/>
          <w:szCs w:val="24"/>
        </w:rPr>
        <w:t>WEEK 13</w:t>
      </w:r>
    </w:p>
    <w:p w14:paraId="411EA4D0" w14:textId="6471B956" w:rsidR="317C4704" w:rsidRDefault="317C4704" w:rsidP="00BE1A1B">
      <w:pPr>
        <w:spacing w:line="240" w:lineRule="auto"/>
        <w:jc w:val="both"/>
        <w:rPr>
          <w:rFonts w:ascii="Times New Roman" w:eastAsia="Times New Roman" w:hAnsi="Times New Roman" w:cs="Times New Roman"/>
          <w:b/>
          <w:bCs/>
          <w:color w:val="000000" w:themeColor="text1"/>
          <w:sz w:val="24"/>
          <w:szCs w:val="24"/>
        </w:rPr>
      </w:pPr>
      <w:r w:rsidRPr="13B194D9">
        <w:rPr>
          <w:rFonts w:ascii="Times New Roman" w:eastAsia="Times New Roman" w:hAnsi="Times New Roman" w:cs="Times New Roman"/>
          <w:b/>
          <w:bCs/>
          <w:color w:val="000000" w:themeColor="text1"/>
          <w:sz w:val="24"/>
          <w:szCs w:val="24"/>
        </w:rPr>
        <w:t xml:space="preserve">MEMBERS: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0"/>
        <w:gridCol w:w="4330"/>
      </w:tblGrid>
      <w:tr w:rsidR="000A7952" w:rsidRPr="008A4BAB" w14:paraId="732E1FD1" w14:textId="77777777" w:rsidTr="006F6CFF">
        <w:trPr>
          <w:trHeight w:val="300"/>
        </w:trPr>
        <w:tc>
          <w:tcPr>
            <w:tcW w:w="4670" w:type="dxa"/>
            <w:tcBorders>
              <w:top w:val="single" w:sz="6" w:space="0" w:color="auto"/>
              <w:left w:val="single" w:sz="6" w:space="0" w:color="auto"/>
              <w:bottom w:val="single" w:sz="6" w:space="0" w:color="auto"/>
              <w:right w:val="single" w:sz="6" w:space="0" w:color="auto"/>
            </w:tcBorders>
            <w:shd w:val="clear" w:color="auto" w:fill="auto"/>
            <w:hideMark/>
          </w:tcPr>
          <w:p w14:paraId="47613A43" w14:textId="77777777" w:rsidR="000A7952" w:rsidRPr="008A4BAB" w:rsidRDefault="000A7952" w:rsidP="00BE1A1B">
            <w:pPr>
              <w:spacing w:line="240" w:lineRule="auto"/>
              <w:jc w:val="center"/>
              <w:textAlignment w:val="baseline"/>
              <w:rPr>
                <w:rFonts w:ascii="Times New Roman" w:eastAsia="Times New Roman" w:hAnsi="Times New Roman" w:cs="Times New Roman"/>
                <w:kern w:val="0"/>
                <w:sz w:val="24"/>
                <w:szCs w:val="24"/>
                <w:lang w:eastAsia="en-GB"/>
                <w14:ligatures w14:val="none"/>
              </w:rPr>
            </w:pPr>
            <w:r w:rsidRPr="008A4BAB">
              <w:rPr>
                <w:rFonts w:ascii="Times New Roman" w:eastAsia="Times New Roman" w:hAnsi="Times New Roman" w:cs="Times New Roman"/>
                <w:b/>
                <w:bCs/>
                <w:kern w:val="0"/>
                <w:sz w:val="24"/>
                <w:szCs w:val="24"/>
                <w:lang w:eastAsia="en-GB"/>
                <w14:ligatures w14:val="none"/>
              </w:rPr>
              <w:t>Name</w:t>
            </w:r>
          </w:p>
        </w:tc>
        <w:tc>
          <w:tcPr>
            <w:tcW w:w="4330" w:type="dxa"/>
            <w:tcBorders>
              <w:top w:val="single" w:sz="6" w:space="0" w:color="auto"/>
              <w:left w:val="single" w:sz="6" w:space="0" w:color="auto"/>
              <w:bottom w:val="single" w:sz="6" w:space="0" w:color="auto"/>
              <w:right w:val="single" w:sz="6" w:space="0" w:color="auto"/>
            </w:tcBorders>
            <w:shd w:val="clear" w:color="auto" w:fill="auto"/>
            <w:hideMark/>
          </w:tcPr>
          <w:p w14:paraId="78050217" w14:textId="77777777" w:rsidR="000A7952" w:rsidRPr="008A4BAB" w:rsidRDefault="000A7952" w:rsidP="00BE1A1B">
            <w:pPr>
              <w:spacing w:line="240" w:lineRule="auto"/>
              <w:jc w:val="center"/>
              <w:textAlignment w:val="baseline"/>
              <w:rPr>
                <w:rFonts w:ascii="Times New Roman" w:eastAsia="Times New Roman" w:hAnsi="Times New Roman" w:cs="Times New Roman"/>
                <w:kern w:val="0"/>
                <w:sz w:val="24"/>
                <w:szCs w:val="24"/>
                <w:lang w:eastAsia="en-GB"/>
                <w14:ligatures w14:val="none"/>
              </w:rPr>
            </w:pPr>
            <w:r w:rsidRPr="008A4BAB">
              <w:rPr>
                <w:rFonts w:ascii="Times New Roman" w:eastAsia="Times New Roman" w:hAnsi="Times New Roman" w:cs="Times New Roman"/>
                <w:b/>
                <w:bCs/>
                <w:kern w:val="0"/>
                <w:sz w:val="24"/>
                <w:szCs w:val="24"/>
                <w:lang w:eastAsia="en-GB"/>
                <w14:ligatures w14:val="none"/>
              </w:rPr>
              <w:t>TP Number</w:t>
            </w:r>
          </w:p>
        </w:tc>
      </w:tr>
      <w:tr w:rsidR="000A7952" w:rsidRPr="008A4BAB" w14:paraId="545CD9AF" w14:textId="77777777" w:rsidTr="006F6CFF">
        <w:trPr>
          <w:trHeight w:val="300"/>
        </w:trPr>
        <w:tc>
          <w:tcPr>
            <w:tcW w:w="4670" w:type="dxa"/>
            <w:tcBorders>
              <w:top w:val="single" w:sz="6" w:space="0" w:color="auto"/>
              <w:left w:val="single" w:sz="6" w:space="0" w:color="auto"/>
              <w:bottom w:val="single" w:sz="6" w:space="0" w:color="auto"/>
              <w:right w:val="single" w:sz="6" w:space="0" w:color="auto"/>
            </w:tcBorders>
            <w:shd w:val="clear" w:color="auto" w:fill="auto"/>
          </w:tcPr>
          <w:p w14:paraId="4B8791AE" w14:textId="77777777" w:rsidR="000A7952" w:rsidRPr="0090245A" w:rsidRDefault="000A7952" w:rsidP="00BE1A1B">
            <w:pPr>
              <w:spacing w:line="240" w:lineRule="auto"/>
              <w:jc w:val="center"/>
              <w:textAlignment w:val="baseline"/>
              <w:rPr>
                <w:rFonts w:ascii="Times New Roman" w:eastAsia="Times New Roman" w:hAnsi="Times New Roman" w:cs="Times New Roman"/>
                <w:b/>
                <w:bCs/>
                <w:kern w:val="0"/>
                <w:sz w:val="24"/>
                <w:szCs w:val="24"/>
                <w:lang w:eastAsia="en-GB"/>
                <w14:ligatures w14:val="none"/>
              </w:rPr>
            </w:pPr>
            <w:r w:rsidRPr="0090245A">
              <w:rPr>
                <w:rStyle w:val="normaltextrun"/>
                <w:rFonts w:ascii="Times New Roman" w:hAnsi="Times New Roman" w:cs="Times New Roman"/>
                <w:b/>
                <w:bCs/>
              </w:rPr>
              <w:t>ABDUL SHAFEY KHAN</w:t>
            </w:r>
            <w:r w:rsidRPr="0090245A">
              <w:rPr>
                <w:rStyle w:val="eop"/>
                <w:rFonts w:ascii="Times New Roman" w:hAnsi="Times New Roman" w:cs="Times New Roman"/>
                <w:b/>
                <w:bCs/>
                <w:sz w:val="24"/>
                <w:szCs w:val="24"/>
              </w:rPr>
              <w:t> </w:t>
            </w:r>
          </w:p>
        </w:tc>
        <w:tc>
          <w:tcPr>
            <w:tcW w:w="4330" w:type="dxa"/>
            <w:tcBorders>
              <w:top w:val="single" w:sz="6" w:space="0" w:color="auto"/>
              <w:left w:val="single" w:sz="6" w:space="0" w:color="auto"/>
              <w:bottom w:val="single" w:sz="6" w:space="0" w:color="auto"/>
              <w:right w:val="single" w:sz="6" w:space="0" w:color="auto"/>
            </w:tcBorders>
            <w:shd w:val="clear" w:color="auto" w:fill="auto"/>
          </w:tcPr>
          <w:p w14:paraId="2AECAAB0" w14:textId="77777777" w:rsidR="000A7952" w:rsidRPr="0090245A" w:rsidRDefault="000A7952" w:rsidP="00BE1A1B">
            <w:pPr>
              <w:spacing w:line="240" w:lineRule="auto"/>
              <w:jc w:val="center"/>
              <w:textAlignment w:val="baseline"/>
              <w:rPr>
                <w:rFonts w:ascii="Times New Roman" w:eastAsia="Times New Roman" w:hAnsi="Times New Roman" w:cs="Times New Roman"/>
                <w:b/>
                <w:bCs/>
                <w:kern w:val="0"/>
                <w:sz w:val="24"/>
                <w:szCs w:val="24"/>
                <w:lang w:eastAsia="en-GB"/>
                <w14:ligatures w14:val="none"/>
              </w:rPr>
            </w:pPr>
            <w:r w:rsidRPr="0090245A">
              <w:rPr>
                <w:rStyle w:val="normaltextrun"/>
                <w:rFonts w:ascii="Times New Roman" w:hAnsi="Times New Roman" w:cs="Times New Roman"/>
                <w:b/>
                <w:bCs/>
              </w:rPr>
              <w:t>TP071166</w:t>
            </w:r>
            <w:r w:rsidRPr="0090245A">
              <w:rPr>
                <w:rStyle w:val="eop"/>
                <w:rFonts w:ascii="Times New Roman" w:hAnsi="Times New Roman" w:cs="Times New Roman"/>
                <w:b/>
                <w:bCs/>
                <w:sz w:val="24"/>
                <w:szCs w:val="24"/>
              </w:rPr>
              <w:t> </w:t>
            </w:r>
          </w:p>
        </w:tc>
      </w:tr>
      <w:tr w:rsidR="000A7952" w:rsidRPr="008A4BAB" w14:paraId="1D14123B" w14:textId="77777777" w:rsidTr="006F6CFF">
        <w:trPr>
          <w:trHeight w:val="300"/>
        </w:trPr>
        <w:tc>
          <w:tcPr>
            <w:tcW w:w="4670" w:type="dxa"/>
            <w:tcBorders>
              <w:top w:val="single" w:sz="6" w:space="0" w:color="auto"/>
              <w:left w:val="single" w:sz="6" w:space="0" w:color="auto"/>
              <w:bottom w:val="single" w:sz="6" w:space="0" w:color="auto"/>
              <w:right w:val="single" w:sz="6" w:space="0" w:color="auto"/>
            </w:tcBorders>
            <w:shd w:val="clear" w:color="auto" w:fill="auto"/>
          </w:tcPr>
          <w:p w14:paraId="0917EDD0" w14:textId="77777777" w:rsidR="000A7952" w:rsidRPr="0090245A" w:rsidRDefault="000A7952" w:rsidP="00BE1A1B">
            <w:pPr>
              <w:spacing w:line="240" w:lineRule="auto"/>
              <w:jc w:val="center"/>
              <w:textAlignment w:val="baseline"/>
              <w:rPr>
                <w:rFonts w:ascii="Times New Roman" w:eastAsia="Times New Roman" w:hAnsi="Times New Roman" w:cs="Times New Roman"/>
                <w:b/>
                <w:bCs/>
                <w:kern w:val="0"/>
                <w:sz w:val="24"/>
                <w:szCs w:val="24"/>
                <w:lang w:eastAsia="en-GB"/>
                <w14:ligatures w14:val="none"/>
              </w:rPr>
            </w:pPr>
            <w:r w:rsidRPr="0090245A">
              <w:rPr>
                <w:rStyle w:val="normaltextrun"/>
                <w:rFonts w:ascii="Times New Roman" w:hAnsi="Times New Roman" w:cs="Times New Roman"/>
                <w:b/>
                <w:bCs/>
              </w:rPr>
              <w:t>ABDULELAH HUSSEIN ABDULRAHMAN AL-KAF</w:t>
            </w:r>
            <w:r w:rsidRPr="0090245A">
              <w:rPr>
                <w:rStyle w:val="eop"/>
                <w:rFonts w:ascii="Times New Roman" w:hAnsi="Times New Roman" w:cs="Times New Roman"/>
                <w:b/>
                <w:bCs/>
                <w:sz w:val="24"/>
                <w:szCs w:val="24"/>
              </w:rPr>
              <w:t> </w:t>
            </w:r>
          </w:p>
        </w:tc>
        <w:tc>
          <w:tcPr>
            <w:tcW w:w="4330" w:type="dxa"/>
            <w:tcBorders>
              <w:top w:val="single" w:sz="6" w:space="0" w:color="auto"/>
              <w:left w:val="single" w:sz="6" w:space="0" w:color="auto"/>
              <w:bottom w:val="single" w:sz="6" w:space="0" w:color="auto"/>
              <w:right w:val="single" w:sz="6" w:space="0" w:color="auto"/>
            </w:tcBorders>
            <w:shd w:val="clear" w:color="auto" w:fill="auto"/>
          </w:tcPr>
          <w:p w14:paraId="760AF2DD" w14:textId="77777777" w:rsidR="000A7952" w:rsidRPr="0090245A" w:rsidRDefault="000A7952" w:rsidP="00BE1A1B">
            <w:pPr>
              <w:spacing w:line="240" w:lineRule="auto"/>
              <w:jc w:val="center"/>
              <w:textAlignment w:val="baseline"/>
              <w:rPr>
                <w:rFonts w:ascii="Times New Roman" w:eastAsia="Times New Roman" w:hAnsi="Times New Roman" w:cs="Times New Roman"/>
                <w:b/>
                <w:bCs/>
                <w:kern w:val="0"/>
                <w:sz w:val="24"/>
                <w:szCs w:val="24"/>
                <w:lang w:eastAsia="en-GB"/>
                <w14:ligatures w14:val="none"/>
              </w:rPr>
            </w:pPr>
            <w:r w:rsidRPr="0090245A">
              <w:rPr>
                <w:rStyle w:val="normaltextrun"/>
                <w:rFonts w:ascii="Times New Roman" w:hAnsi="Times New Roman" w:cs="Times New Roman"/>
                <w:b/>
                <w:bCs/>
              </w:rPr>
              <w:t>TP069319</w:t>
            </w:r>
            <w:r w:rsidRPr="0090245A">
              <w:rPr>
                <w:rStyle w:val="eop"/>
                <w:rFonts w:ascii="Times New Roman" w:hAnsi="Times New Roman" w:cs="Times New Roman"/>
                <w:b/>
                <w:bCs/>
                <w:sz w:val="24"/>
                <w:szCs w:val="24"/>
              </w:rPr>
              <w:t> </w:t>
            </w:r>
          </w:p>
        </w:tc>
      </w:tr>
      <w:tr w:rsidR="000A7952" w:rsidRPr="008A4BAB" w14:paraId="0441324C" w14:textId="77777777" w:rsidTr="006F6CFF">
        <w:trPr>
          <w:trHeight w:val="300"/>
        </w:trPr>
        <w:tc>
          <w:tcPr>
            <w:tcW w:w="4670" w:type="dxa"/>
            <w:tcBorders>
              <w:top w:val="single" w:sz="6" w:space="0" w:color="auto"/>
              <w:left w:val="single" w:sz="6" w:space="0" w:color="auto"/>
              <w:bottom w:val="single" w:sz="6" w:space="0" w:color="auto"/>
              <w:right w:val="single" w:sz="6" w:space="0" w:color="auto"/>
            </w:tcBorders>
            <w:shd w:val="clear" w:color="auto" w:fill="auto"/>
          </w:tcPr>
          <w:p w14:paraId="260C2459" w14:textId="70072B73" w:rsidR="000A7952" w:rsidRPr="0090245A" w:rsidRDefault="000A7952" w:rsidP="00BE1A1B">
            <w:pPr>
              <w:spacing w:line="240" w:lineRule="auto"/>
              <w:jc w:val="center"/>
              <w:textAlignment w:val="baseline"/>
              <w:rPr>
                <w:rFonts w:ascii="Times New Roman" w:eastAsia="Times New Roman" w:hAnsi="Times New Roman" w:cs="Times New Roman"/>
                <w:b/>
                <w:bCs/>
                <w:kern w:val="0"/>
                <w:sz w:val="24"/>
                <w:szCs w:val="24"/>
                <w:lang w:eastAsia="en-GB"/>
                <w14:ligatures w14:val="none"/>
              </w:rPr>
            </w:pPr>
            <w:r w:rsidRPr="00076F47">
              <w:rPr>
                <w:rFonts w:ascii="Times New Roman" w:eastAsia="Times New Roman" w:hAnsi="Times New Roman" w:cs="Times New Roman"/>
                <w:b/>
                <w:bCs/>
                <w:kern w:val="0"/>
                <w:sz w:val="24"/>
                <w:szCs w:val="24"/>
                <w:lang w:eastAsia="en-GB"/>
                <w14:ligatures w14:val="none"/>
              </w:rPr>
              <w:t>AMANULLAH GHAURI</w:t>
            </w:r>
          </w:p>
        </w:tc>
        <w:tc>
          <w:tcPr>
            <w:tcW w:w="4330" w:type="dxa"/>
            <w:tcBorders>
              <w:top w:val="single" w:sz="6" w:space="0" w:color="auto"/>
              <w:left w:val="single" w:sz="6" w:space="0" w:color="auto"/>
              <w:bottom w:val="single" w:sz="6" w:space="0" w:color="auto"/>
              <w:right w:val="single" w:sz="6" w:space="0" w:color="auto"/>
            </w:tcBorders>
            <w:shd w:val="clear" w:color="auto" w:fill="auto"/>
          </w:tcPr>
          <w:p w14:paraId="3ADB25AD" w14:textId="5E1AD3A3" w:rsidR="000A7952" w:rsidRPr="0090245A" w:rsidRDefault="000A7952" w:rsidP="00BE1A1B">
            <w:pPr>
              <w:spacing w:line="240" w:lineRule="auto"/>
              <w:jc w:val="center"/>
              <w:textAlignment w:val="baseline"/>
              <w:rPr>
                <w:rFonts w:ascii="Times New Roman" w:eastAsia="Times New Roman" w:hAnsi="Times New Roman" w:cs="Times New Roman"/>
                <w:b/>
                <w:bCs/>
                <w:kern w:val="0"/>
                <w:sz w:val="24"/>
                <w:szCs w:val="24"/>
                <w:lang w:eastAsia="en-GB"/>
                <w14:ligatures w14:val="none"/>
              </w:rPr>
            </w:pPr>
            <w:r w:rsidRPr="00076F47">
              <w:rPr>
                <w:rFonts w:ascii="Times New Roman" w:eastAsia="Times New Roman" w:hAnsi="Times New Roman" w:cs="Times New Roman"/>
                <w:b/>
                <w:bCs/>
                <w:kern w:val="0"/>
                <w:sz w:val="24"/>
                <w:szCs w:val="24"/>
                <w:lang w:eastAsia="en-GB"/>
                <w14:ligatures w14:val="none"/>
              </w:rPr>
              <w:t>TP071215</w:t>
            </w:r>
          </w:p>
        </w:tc>
      </w:tr>
      <w:tr w:rsidR="000A7952" w:rsidRPr="008A4BAB" w14:paraId="178E4371" w14:textId="77777777" w:rsidTr="006F6CFF">
        <w:trPr>
          <w:trHeight w:val="300"/>
        </w:trPr>
        <w:tc>
          <w:tcPr>
            <w:tcW w:w="4670" w:type="dxa"/>
            <w:tcBorders>
              <w:top w:val="single" w:sz="6" w:space="0" w:color="auto"/>
              <w:left w:val="single" w:sz="6" w:space="0" w:color="auto"/>
              <w:bottom w:val="single" w:sz="6" w:space="0" w:color="auto"/>
              <w:right w:val="single" w:sz="6" w:space="0" w:color="auto"/>
            </w:tcBorders>
            <w:shd w:val="clear" w:color="auto" w:fill="auto"/>
          </w:tcPr>
          <w:p w14:paraId="543335EB" w14:textId="0115D8BB" w:rsidR="000A7952" w:rsidRPr="0090245A" w:rsidRDefault="00BE1A1B" w:rsidP="00BE1A1B">
            <w:pPr>
              <w:spacing w:line="240" w:lineRule="auto"/>
              <w:jc w:val="center"/>
              <w:textAlignment w:val="baseline"/>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IBRAHEEM MOHAMMED IMADELDIN AWAD</w:t>
            </w:r>
          </w:p>
        </w:tc>
        <w:tc>
          <w:tcPr>
            <w:tcW w:w="4330" w:type="dxa"/>
            <w:tcBorders>
              <w:top w:val="single" w:sz="6" w:space="0" w:color="auto"/>
              <w:left w:val="single" w:sz="6" w:space="0" w:color="auto"/>
              <w:bottom w:val="single" w:sz="6" w:space="0" w:color="auto"/>
              <w:right w:val="single" w:sz="6" w:space="0" w:color="auto"/>
            </w:tcBorders>
            <w:shd w:val="clear" w:color="auto" w:fill="auto"/>
          </w:tcPr>
          <w:p w14:paraId="4BA86DEF" w14:textId="3521A50F" w:rsidR="000A7952" w:rsidRPr="0090245A" w:rsidRDefault="00BE1A1B" w:rsidP="00BE1A1B">
            <w:pPr>
              <w:spacing w:line="240" w:lineRule="auto"/>
              <w:jc w:val="center"/>
              <w:textAlignment w:val="baseline"/>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TP070765</w:t>
            </w:r>
          </w:p>
        </w:tc>
      </w:tr>
      <w:tr w:rsidR="000A7952" w:rsidRPr="008A4BAB" w14:paraId="4B4C26B0" w14:textId="77777777" w:rsidTr="006F6CFF">
        <w:trPr>
          <w:trHeight w:val="300"/>
        </w:trPr>
        <w:tc>
          <w:tcPr>
            <w:tcW w:w="4670" w:type="dxa"/>
            <w:tcBorders>
              <w:top w:val="single" w:sz="6" w:space="0" w:color="auto"/>
              <w:left w:val="single" w:sz="6" w:space="0" w:color="auto"/>
              <w:bottom w:val="single" w:sz="6" w:space="0" w:color="auto"/>
              <w:right w:val="single" w:sz="6" w:space="0" w:color="auto"/>
            </w:tcBorders>
            <w:shd w:val="clear" w:color="auto" w:fill="auto"/>
          </w:tcPr>
          <w:p w14:paraId="161E3DEB" w14:textId="5BB3DC76" w:rsidR="000A7952" w:rsidRPr="0090245A" w:rsidRDefault="011259A6" w:rsidP="7B661CB8">
            <w:pPr>
              <w:spacing w:after="0" w:line="240" w:lineRule="auto"/>
              <w:jc w:val="center"/>
              <w:rPr>
                <w:rFonts w:ascii="Times New Roman" w:eastAsia="Times New Roman" w:hAnsi="Times New Roman" w:cs="Times New Roman"/>
                <w:b/>
                <w:bCs/>
                <w:sz w:val="24"/>
                <w:szCs w:val="24"/>
                <w:lang w:eastAsia="en-GB"/>
              </w:rPr>
            </w:pPr>
            <w:r w:rsidRPr="7A26A53B">
              <w:rPr>
                <w:rFonts w:ascii="Times New Roman" w:eastAsia="Times New Roman" w:hAnsi="Times New Roman" w:cs="Times New Roman"/>
                <w:b/>
                <w:bCs/>
                <w:sz w:val="24"/>
                <w:szCs w:val="24"/>
                <w:lang w:eastAsia="en-GB"/>
              </w:rPr>
              <w:t xml:space="preserve">ABDULRAHMAN </w:t>
            </w:r>
            <w:r w:rsidRPr="694491FC">
              <w:rPr>
                <w:rFonts w:ascii="Times New Roman" w:eastAsia="Times New Roman" w:hAnsi="Times New Roman" w:cs="Times New Roman"/>
                <w:b/>
                <w:bCs/>
                <w:sz w:val="24"/>
                <w:szCs w:val="24"/>
                <w:lang w:eastAsia="en-GB"/>
              </w:rPr>
              <w:t xml:space="preserve">GAMIL MOHAMMED </w:t>
            </w:r>
            <w:r w:rsidRPr="50D9A001">
              <w:rPr>
                <w:rFonts w:ascii="Times New Roman" w:eastAsia="Times New Roman" w:hAnsi="Times New Roman" w:cs="Times New Roman"/>
                <w:b/>
                <w:bCs/>
                <w:sz w:val="24"/>
                <w:szCs w:val="24"/>
                <w:lang w:eastAsia="en-GB"/>
              </w:rPr>
              <w:t>AHMED</w:t>
            </w:r>
          </w:p>
        </w:tc>
        <w:tc>
          <w:tcPr>
            <w:tcW w:w="4330" w:type="dxa"/>
            <w:tcBorders>
              <w:top w:val="single" w:sz="6" w:space="0" w:color="auto"/>
              <w:left w:val="single" w:sz="6" w:space="0" w:color="auto"/>
              <w:bottom w:val="single" w:sz="6" w:space="0" w:color="auto"/>
              <w:right w:val="single" w:sz="6" w:space="0" w:color="auto"/>
            </w:tcBorders>
            <w:shd w:val="clear" w:color="auto" w:fill="auto"/>
          </w:tcPr>
          <w:p w14:paraId="213A0E87" w14:textId="22048D86" w:rsidR="000A7952" w:rsidRPr="0090245A" w:rsidRDefault="00BE1A1B" w:rsidP="00BE1A1B">
            <w:pPr>
              <w:spacing w:line="240" w:lineRule="auto"/>
              <w:jc w:val="center"/>
              <w:textAlignment w:val="baseline"/>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TP07</w:t>
            </w:r>
            <w:r w:rsidR="00963662">
              <w:rPr>
                <w:rFonts w:ascii="Times New Roman" w:eastAsia="Times New Roman" w:hAnsi="Times New Roman" w:cs="Times New Roman"/>
                <w:b/>
                <w:bCs/>
                <w:kern w:val="0"/>
                <w:sz w:val="24"/>
                <w:szCs w:val="24"/>
                <w:lang w:eastAsia="en-GB"/>
                <w14:ligatures w14:val="none"/>
              </w:rPr>
              <w:t>1012</w:t>
            </w:r>
          </w:p>
        </w:tc>
      </w:tr>
    </w:tbl>
    <w:p w14:paraId="535F7DA9" w14:textId="39A059FD" w:rsidR="00BB68E5" w:rsidRDefault="00BB68E5" w:rsidP="00D6166A">
      <w:pPr>
        <w:spacing w:line="360" w:lineRule="auto"/>
      </w:pPr>
    </w:p>
    <w:sdt>
      <w:sdtPr>
        <w:rPr>
          <w:rFonts w:ascii="Times New Roman" w:eastAsiaTheme="minorHAnsi" w:hAnsi="Times New Roman" w:cs="Times New Roman"/>
          <w:b/>
          <w:bCs/>
          <w:color w:val="auto"/>
          <w:kern w:val="2"/>
          <w:sz w:val="22"/>
          <w:szCs w:val="22"/>
          <w:lang w:val="en-AU"/>
          <w14:ligatures w14:val="standardContextual"/>
        </w:rPr>
        <w:id w:val="1359622877"/>
        <w:docPartObj>
          <w:docPartGallery w:val="Table of Contents"/>
          <w:docPartUnique/>
        </w:docPartObj>
      </w:sdtPr>
      <w:sdtEndPr>
        <w:rPr>
          <w:rFonts w:asciiTheme="minorHAnsi" w:hAnsiTheme="minorHAnsi" w:cstheme="minorBidi"/>
          <w:noProof/>
        </w:rPr>
      </w:sdtEndPr>
      <w:sdtContent>
        <w:p w14:paraId="0E4390A4" w14:textId="2C969956" w:rsidR="008D29C2" w:rsidRPr="008D29C2" w:rsidRDefault="008D29C2" w:rsidP="00D6166A">
          <w:pPr>
            <w:pStyle w:val="TOCHeading"/>
            <w:spacing w:line="360" w:lineRule="auto"/>
            <w:jc w:val="center"/>
            <w:rPr>
              <w:rFonts w:ascii="Times New Roman" w:hAnsi="Times New Roman" w:cs="Times New Roman"/>
              <w:b/>
              <w:bCs/>
            </w:rPr>
          </w:pPr>
          <w:r w:rsidRPr="008D29C2">
            <w:rPr>
              <w:rFonts w:ascii="Times New Roman" w:hAnsi="Times New Roman" w:cs="Times New Roman"/>
              <w:b/>
              <w:bCs/>
            </w:rPr>
            <w:t>Table of Contents</w:t>
          </w:r>
        </w:p>
        <w:p w14:paraId="47DDA567" w14:textId="01D11C09" w:rsidR="009B4956" w:rsidRDefault="008D29C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53748300" w:history="1">
            <w:r w:rsidR="009B4956" w:rsidRPr="00A55BB2">
              <w:rPr>
                <w:rStyle w:val="Hyperlink"/>
                <w:rFonts w:ascii="Times New Roman" w:hAnsi="Times New Roman" w:cs="Times New Roman"/>
                <w:b/>
                <w:bCs/>
                <w:noProof/>
              </w:rPr>
              <w:t>1. Introduction</w:t>
            </w:r>
            <w:r w:rsidR="009B4956">
              <w:rPr>
                <w:noProof/>
                <w:webHidden/>
              </w:rPr>
              <w:tab/>
            </w:r>
            <w:r w:rsidR="009B4956">
              <w:rPr>
                <w:noProof/>
                <w:webHidden/>
              </w:rPr>
              <w:fldChar w:fldCharType="begin"/>
            </w:r>
            <w:r w:rsidR="009B4956">
              <w:rPr>
                <w:noProof/>
                <w:webHidden/>
              </w:rPr>
              <w:instrText xml:space="preserve"> PAGEREF _Toc153748300 \h </w:instrText>
            </w:r>
            <w:r w:rsidR="009B4956">
              <w:rPr>
                <w:noProof/>
                <w:webHidden/>
              </w:rPr>
            </w:r>
            <w:r w:rsidR="009B4956">
              <w:rPr>
                <w:noProof/>
                <w:webHidden/>
              </w:rPr>
              <w:fldChar w:fldCharType="separate"/>
            </w:r>
            <w:r w:rsidR="009B4956">
              <w:rPr>
                <w:noProof/>
                <w:webHidden/>
              </w:rPr>
              <w:t>4</w:t>
            </w:r>
            <w:r w:rsidR="009B4956">
              <w:rPr>
                <w:noProof/>
                <w:webHidden/>
              </w:rPr>
              <w:fldChar w:fldCharType="end"/>
            </w:r>
          </w:hyperlink>
        </w:p>
        <w:p w14:paraId="1D1F29C6" w14:textId="632D328D" w:rsidR="009B4956" w:rsidRDefault="003B0E6D">
          <w:pPr>
            <w:pStyle w:val="TOC1"/>
            <w:tabs>
              <w:tab w:val="right" w:leader="dot" w:pos="9350"/>
            </w:tabs>
            <w:rPr>
              <w:rFonts w:eastAsiaTheme="minorEastAsia"/>
              <w:noProof/>
              <w:lang w:val="en-US"/>
            </w:rPr>
          </w:pPr>
          <w:hyperlink w:anchor="_Toc153748301" w:history="1">
            <w:r w:rsidR="009B4956" w:rsidRPr="00A55BB2">
              <w:rPr>
                <w:rStyle w:val="Hyperlink"/>
                <w:rFonts w:ascii="Times New Roman" w:hAnsi="Times New Roman" w:cs="Times New Roman"/>
                <w:b/>
                <w:bCs/>
                <w:noProof/>
              </w:rPr>
              <w:t>2. Network Layout</w:t>
            </w:r>
            <w:r w:rsidR="009B4956">
              <w:rPr>
                <w:noProof/>
                <w:webHidden/>
              </w:rPr>
              <w:tab/>
            </w:r>
            <w:r w:rsidR="009B4956">
              <w:rPr>
                <w:noProof/>
                <w:webHidden/>
              </w:rPr>
              <w:fldChar w:fldCharType="begin"/>
            </w:r>
            <w:r w:rsidR="009B4956">
              <w:rPr>
                <w:noProof/>
                <w:webHidden/>
              </w:rPr>
              <w:instrText xml:space="preserve"> PAGEREF _Toc153748301 \h </w:instrText>
            </w:r>
            <w:r w:rsidR="009B4956">
              <w:rPr>
                <w:noProof/>
                <w:webHidden/>
              </w:rPr>
            </w:r>
            <w:r w:rsidR="009B4956">
              <w:rPr>
                <w:noProof/>
                <w:webHidden/>
              </w:rPr>
              <w:fldChar w:fldCharType="separate"/>
            </w:r>
            <w:r w:rsidR="009B4956">
              <w:rPr>
                <w:noProof/>
                <w:webHidden/>
              </w:rPr>
              <w:t>5</w:t>
            </w:r>
            <w:r w:rsidR="009B4956">
              <w:rPr>
                <w:noProof/>
                <w:webHidden/>
              </w:rPr>
              <w:fldChar w:fldCharType="end"/>
            </w:r>
          </w:hyperlink>
        </w:p>
        <w:p w14:paraId="4F926419" w14:textId="2785993D" w:rsidR="009B4956" w:rsidRDefault="003B0E6D">
          <w:pPr>
            <w:pStyle w:val="TOC1"/>
            <w:tabs>
              <w:tab w:val="right" w:leader="dot" w:pos="9350"/>
            </w:tabs>
            <w:rPr>
              <w:rFonts w:eastAsiaTheme="minorEastAsia"/>
              <w:noProof/>
              <w:lang w:val="en-US"/>
            </w:rPr>
          </w:pPr>
          <w:hyperlink w:anchor="_Toc153748302" w:history="1">
            <w:r w:rsidR="009B4956" w:rsidRPr="00A55BB2">
              <w:rPr>
                <w:rStyle w:val="Hyperlink"/>
                <w:rFonts w:ascii="Times New Roman" w:hAnsi="Times New Roman" w:cs="Times New Roman"/>
                <w:b/>
                <w:bCs/>
                <w:noProof/>
              </w:rPr>
              <w:t>3. IPv4 Addressing Scheme</w:t>
            </w:r>
            <w:r w:rsidR="009B4956">
              <w:rPr>
                <w:noProof/>
                <w:webHidden/>
              </w:rPr>
              <w:tab/>
            </w:r>
            <w:r w:rsidR="009B4956">
              <w:rPr>
                <w:noProof/>
                <w:webHidden/>
              </w:rPr>
              <w:fldChar w:fldCharType="begin"/>
            </w:r>
            <w:r w:rsidR="009B4956">
              <w:rPr>
                <w:noProof/>
                <w:webHidden/>
              </w:rPr>
              <w:instrText xml:space="preserve"> PAGEREF _Toc153748302 \h </w:instrText>
            </w:r>
            <w:r w:rsidR="009B4956">
              <w:rPr>
                <w:noProof/>
                <w:webHidden/>
              </w:rPr>
            </w:r>
            <w:r w:rsidR="009B4956">
              <w:rPr>
                <w:noProof/>
                <w:webHidden/>
              </w:rPr>
              <w:fldChar w:fldCharType="separate"/>
            </w:r>
            <w:r w:rsidR="009B4956">
              <w:rPr>
                <w:noProof/>
                <w:webHidden/>
              </w:rPr>
              <w:t>6</w:t>
            </w:r>
            <w:r w:rsidR="009B4956">
              <w:rPr>
                <w:noProof/>
                <w:webHidden/>
              </w:rPr>
              <w:fldChar w:fldCharType="end"/>
            </w:r>
          </w:hyperlink>
        </w:p>
        <w:p w14:paraId="3E1704C0" w14:textId="4ADCA0B7" w:rsidR="009B4956" w:rsidRDefault="003B0E6D">
          <w:pPr>
            <w:pStyle w:val="TOC1"/>
            <w:tabs>
              <w:tab w:val="right" w:leader="dot" w:pos="9350"/>
            </w:tabs>
            <w:rPr>
              <w:rFonts w:eastAsiaTheme="minorEastAsia"/>
              <w:noProof/>
              <w:lang w:val="en-US"/>
            </w:rPr>
          </w:pPr>
          <w:hyperlink w:anchor="_Toc153748303" w:history="1">
            <w:r w:rsidR="009B4956" w:rsidRPr="00A55BB2">
              <w:rPr>
                <w:rStyle w:val="Hyperlink"/>
                <w:rFonts w:ascii="Times New Roman" w:hAnsi="Times New Roman" w:cs="Times New Roman"/>
                <w:b/>
                <w:bCs/>
                <w:noProof/>
              </w:rPr>
              <w:t xml:space="preserve">4. </w:t>
            </w:r>
            <w:r w:rsidR="009B4956" w:rsidRPr="00A55BB2">
              <w:rPr>
                <w:rStyle w:val="Hyperlink"/>
                <w:rFonts w:ascii="Times New Roman" w:hAnsi="Times New Roman" w:cs="Times New Roman"/>
                <w:b/>
                <w:bCs/>
                <w:noProof/>
                <w:lang w:val="en-US"/>
              </w:rPr>
              <w:t>LAN and Wan Configuration</w:t>
            </w:r>
            <w:r w:rsidR="009B4956">
              <w:rPr>
                <w:noProof/>
                <w:webHidden/>
              </w:rPr>
              <w:tab/>
            </w:r>
            <w:r w:rsidR="009B4956">
              <w:rPr>
                <w:noProof/>
                <w:webHidden/>
              </w:rPr>
              <w:fldChar w:fldCharType="begin"/>
            </w:r>
            <w:r w:rsidR="009B4956">
              <w:rPr>
                <w:noProof/>
                <w:webHidden/>
              </w:rPr>
              <w:instrText xml:space="preserve"> PAGEREF _Toc153748303 \h </w:instrText>
            </w:r>
            <w:r w:rsidR="009B4956">
              <w:rPr>
                <w:noProof/>
                <w:webHidden/>
              </w:rPr>
            </w:r>
            <w:r w:rsidR="009B4956">
              <w:rPr>
                <w:noProof/>
                <w:webHidden/>
              </w:rPr>
              <w:fldChar w:fldCharType="separate"/>
            </w:r>
            <w:r w:rsidR="009B4956">
              <w:rPr>
                <w:noProof/>
                <w:webHidden/>
              </w:rPr>
              <w:t>7</w:t>
            </w:r>
            <w:r w:rsidR="009B4956">
              <w:rPr>
                <w:noProof/>
                <w:webHidden/>
              </w:rPr>
              <w:fldChar w:fldCharType="end"/>
            </w:r>
          </w:hyperlink>
        </w:p>
        <w:p w14:paraId="141E0249" w14:textId="209450BA" w:rsidR="009B4956" w:rsidRDefault="003B0E6D">
          <w:pPr>
            <w:pStyle w:val="TOC2"/>
            <w:tabs>
              <w:tab w:val="right" w:leader="dot" w:pos="9350"/>
            </w:tabs>
            <w:rPr>
              <w:rFonts w:eastAsiaTheme="minorEastAsia"/>
              <w:noProof/>
              <w:lang w:val="en-US"/>
            </w:rPr>
          </w:pPr>
          <w:hyperlink w:anchor="_Toc153748304" w:history="1">
            <w:r w:rsidR="009B4956" w:rsidRPr="00A55BB2">
              <w:rPr>
                <w:rStyle w:val="Hyperlink"/>
                <w:rFonts w:ascii="Times New Roman" w:hAnsi="Times New Roman" w:cs="Times New Roman"/>
                <w:b/>
                <w:bCs/>
                <w:noProof/>
              </w:rPr>
              <w:t xml:space="preserve">4.1 </w:t>
            </w:r>
            <w:r w:rsidR="009B4956" w:rsidRPr="00A55BB2">
              <w:rPr>
                <w:rStyle w:val="Hyperlink"/>
                <w:rFonts w:ascii="Times New Roman" w:hAnsi="Times New Roman" w:cs="Times New Roman"/>
                <w:b/>
                <w:bCs/>
                <w:noProof/>
                <w:lang w:val="en-US"/>
              </w:rPr>
              <w:t>VLAN Configuration</w:t>
            </w:r>
            <w:r w:rsidR="009B4956">
              <w:rPr>
                <w:noProof/>
                <w:webHidden/>
              </w:rPr>
              <w:tab/>
            </w:r>
            <w:r w:rsidR="009B4956">
              <w:rPr>
                <w:noProof/>
                <w:webHidden/>
              </w:rPr>
              <w:fldChar w:fldCharType="begin"/>
            </w:r>
            <w:r w:rsidR="009B4956">
              <w:rPr>
                <w:noProof/>
                <w:webHidden/>
              </w:rPr>
              <w:instrText xml:space="preserve"> PAGEREF _Toc153748304 \h </w:instrText>
            </w:r>
            <w:r w:rsidR="009B4956">
              <w:rPr>
                <w:noProof/>
                <w:webHidden/>
              </w:rPr>
            </w:r>
            <w:r w:rsidR="009B4956">
              <w:rPr>
                <w:noProof/>
                <w:webHidden/>
              </w:rPr>
              <w:fldChar w:fldCharType="separate"/>
            </w:r>
            <w:r w:rsidR="009B4956">
              <w:rPr>
                <w:noProof/>
                <w:webHidden/>
              </w:rPr>
              <w:t>7</w:t>
            </w:r>
            <w:r w:rsidR="009B4956">
              <w:rPr>
                <w:noProof/>
                <w:webHidden/>
              </w:rPr>
              <w:fldChar w:fldCharType="end"/>
            </w:r>
          </w:hyperlink>
        </w:p>
        <w:p w14:paraId="5E4A5766" w14:textId="57335AD2" w:rsidR="009B4956" w:rsidRDefault="003B0E6D">
          <w:pPr>
            <w:pStyle w:val="TOC2"/>
            <w:tabs>
              <w:tab w:val="right" w:leader="dot" w:pos="9350"/>
            </w:tabs>
            <w:rPr>
              <w:rFonts w:eastAsiaTheme="minorEastAsia"/>
              <w:noProof/>
              <w:lang w:val="en-US"/>
            </w:rPr>
          </w:pPr>
          <w:hyperlink w:anchor="_Toc153748305" w:history="1">
            <w:r w:rsidR="009B4956" w:rsidRPr="00A55BB2">
              <w:rPr>
                <w:rStyle w:val="Hyperlink"/>
                <w:rFonts w:ascii="Times New Roman" w:hAnsi="Times New Roman" w:cs="Times New Roman"/>
                <w:b/>
                <w:bCs/>
                <w:noProof/>
              </w:rPr>
              <w:t xml:space="preserve">4.2 </w:t>
            </w:r>
            <w:r w:rsidR="009B4956" w:rsidRPr="00A55BB2">
              <w:rPr>
                <w:rStyle w:val="Hyperlink"/>
                <w:rFonts w:ascii="Times New Roman" w:hAnsi="Times New Roman" w:cs="Times New Roman"/>
                <w:b/>
                <w:bCs/>
                <w:noProof/>
                <w:lang w:val="en-US"/>
              </w:rPr>
              <w:t>Inter-VLAN Configuration</w:t>
            </w:r>
            <w:r w:rsidR="009B4956">
              <w:rPr>
                <w:noProof/>
                <w:webHidden/>
              </w:rPr>
              <w:tab/>
            </w:r>
            <w:r w:rsidR="009B4956">
              <w:rPr>
                <w:noProof/>
                <w:webHidden/>
              </w:rPr>
              <w:fldChar w:fldCharType="begin"/>
            </w:r>
            <w:r w:rsidR="009B4956">
              <w:rPr>
                <w:noProof/>
                <w:webHidden/>
              </w:rPr>
              <w:instrText xml:space="preserve"> PAGEREF _Toc153748305 \h </w:instrText>
            </w:r>
            <w:r w:rsidR="009B4956">
              <w:rPr>
                <w:noProof/>
                <w:webHidden/>
              </w:rPr>
            </w:r>
            <w:r w:rsidR="009B4956">
              <w:rPr>
                <w:noProof/>
                <w:webHidden/>
              </w:rPr>
              <w:fldChar w:fldCharType="separate"/>
            </w:r>
            <w:r w:rsidR="009B4956">
              <w:rPr>
                <w:noProof/>
                <w:webHidden/>
              </w:rPr>
              <w:t>10</w:t>
            </w:r>
            <w:r w:rsidR="009B4956">
              <w:rPr>
                <w:noProof/>
                <w:webHidden/>
              </w:rPr>
              <w:fldChar w:fldCharType="end"/>
            </w:r>
          </w:hyperlink>
        </w:p>
        <w:p w14:paraId="6507DCB0" w14:textId="5BBB9D46" w:rsidR="009B4956" w:rsidRDefault="003B0E6D">
          <w:pPr>
            <w:pStyle w:val="TOC2"/>
            <w:tabs>
              <w:tab w:val="right" w:leader="dot" w:pos="9350"/>
            </w:tabs>
            <w:rPr>
              <w:rFonts w:eastAsiaTheme="minorEastAsia"/>
              <w:noProof/>
              <w:lang w:val="en-US"/>
            </w:rPr>
          </w:pPr>
          <w:hyperlink w:anchor="_Toc153748306" w:history="1">
            <w:r w:rsidR="009B4956" w:rsidRPr="00A55BB2">
              <w:rPr>
                <w:rStyle w:val="Hyperlink"/>
                <w:rFonts w:ascii="Times New Roman" w:hAnsi="Times New Roman" w:cs="Times New Roman"/>
                <w:b/>
                <w:bCs/>
                <w:noProof/>
              </w:rPr>
              <w:t xml:space="preserve">4.3 </w:t>
            </w:r>
            <w:r w:rsidR="009B4956" w:rsidRPr="00A55BB2">
              <w:rPr>
                <w:rStyle w:val="Hyperlink"/>
                <w:rFonts w:ascii="Times New Roman" w:hAnsi="Times New Roman" w:cs="Times New Roman"/>
                <w:b/>
                <w:bCs/>
                <w:noProof/>
                <w:lang w:val="en-US"/>
              </w:rPr>
              <w:t>WAN Configuration</w:t>
            </w:r>
            <w:r w:rsidR="009B4956">
              <w:rPr>
                <w:noProof/>
                <w:webHidden/>
              </w:rPr>
              <w:tab/>
            </w:r>
            <w:r w:rsidR="009B4956">
              <w:rPr>
                <w:noProof/>
                <w:webHidden/>
              </w:rPr>
              <w:fldChar w:fldCharType="begin"/>
            </w:r>
            <w:r w:rsidR="009B4956">
              <w:rPr>
                <w:noProof/>
                <w:webHidden/>
              </w:rPr>
              <w:instrText xml:space="preserve"> PAGEREF _Toc153748306 \h </w:instrText>
            </w:r>
            <w:r w:rsidR="009B4956">
              <w:rPr>
                <w:noProof/>
                <w:webHidden/>
              </w:rPr>
            </w:r>
            <w:r w:rsidR="009B4956">
              <w:rPr>
                <w:noProof/>
                <w:webHidden/>
              </w:rPr>
              <w:fldChar w:fldCharType="separate"/>
            </w:r>
            <w:r w:rsidR="009B4956">
              <w:rPr>
                <w:noProof/>
                <w:webHidden/>
              </w:rPr>
              <w:t>10</w:t>
            </w:r>
            <w:r w:rsidR="009B4956">
              <w:rPr>
                <w:noProof/>
                <w:webHidden/>
              </w:rPr>
              <w:fldChar w:fldCharType="end"/>
            </w:r>
          </w:hyperlink>
        </w:p>
        <w:p w14:paraId="79AA36B5" w14:textId="78977A6D" w:rsidR="009B4956" w:rsidRDefault="003B0E6D">
          <w:pPr>
            <w:pStyle w:val="TOC1"/>
            <w:tabs>
              <w:tab w:val="right" w:leader="dot" w:pos="9350"/>
            </w:tabs>
            <w:rPr>
              <w:rFonts w:eastAsiaTheme="minorEastAsia"/>
              <w:noProof/>
              <w:lang w:val="en-US"/>
            </w:rPr>
          </w:pPr>
          <w:hyperlink w:anchor="_Toc153748307" w:history="1">
            <w:r w:rsidR="009B4956" w:rsidRPr="00A55BB2">
              <w:rPr>
                <w:rStyle w:val="Hyperlink"/>
                <w:rFonts w:ascii="Times New Roman" w:hAnsi="Times New Roman" w:cs="Times New Roman"/>
                <w:b/>
                <w:bCs/>
                <w:noProof/>
              </w:rPr>
              <w:t>5. Proposed WLAN Architecture</w:t>
            </w:r>
            <w:r w:rsidR="009B4956">
              <w:rPr>
                <w:noProof/>
                <w:webHidden/>
              </w:rPr>
              <w:tab/>
            </w:r>
            <w:r w:rsidR="009B4956">
              <w:rPr>
                <w:noProof/>
                <w:webHidden/>
              </w:rPr>
              <w:fldChar w:fldCharType="begin"/>
            </w:r>
            <w:r w:rsidR="009B4956">
              <w:rPr>
                <w:noProof/>
                <w:webHidden/>
              </w:rPr>
              <w:instrText xml:space="preserve"> PAGEREF _Toc153748307 \h </w:instrText>
            </w:r>
            <w:r w:rsidR="009B4956">
              <w:rPr>
                <w:noProof/>
                <w:webHidden/>
              </w:rPr>
            </w:r>
            <w:r w:rsidR="009B4956">
              <w:rPr>
                <w:noProof/>
                <w:webHidden/>
              </w:rPr>
              <w:fldChar w:fldCharType="separate"/>
            </w:r>
            <w:r w:rsidR="009B4956">
              <w:rPr>
                <w:noProof/>
                <w:webHidden/>
              </w:rPr>
              <w:t>11</w:t>
            </w:r>
            <w:r w:rsidR="009B4956">
              <w:rPr>
                <w:noProof/>
                <w:webHidden/>
              </w:rPr>
              <w:fldChar w:fldCharType="end"/>
            </w:r>
          </w:hyperlink>
        </w:p>
        <w:p w14:paraId="1201B7BE" w14:textId="44FDC0A6" w:rsidR="009B4956" w:rsidRDefault="003B0E6D">
          <w:pPr>
            <w:pStyle w:val="TOC2"/>
            <w:tabs>
              <w:tab w:val="right" w:leader="dot" w:pos="9350"/>
            </w:tabs>
            <w:rPr>
              <w:rFonts w:eastAsiaTheme="minorEastAsia"/>
              <w:noProof/>
              <w:lang w:val="en-US"/>
            </w:rPr>
          </w:pPr>
          <w:hyperlink w:anchor="_Toc153748308" w:history="1">
            <w:r w:rsidR="009B4956" w:rsidRPr="00A55BB2">
              <w:rPr>
                <w:rStyle w:val="Hyperlink"/>
                <w:rFonts w:ascii="Times New Roman" w:hAnsi="Times New Roman" w:cs="Times New Roman"/>
                <w:b/>
                <w:bCs/>
                <w:noProof/>
              </w:rPr>
              <w:t>5.1 WLC Configuration</w:t>
            </w:r>
            <w:r w:rsidR="009B4956">
              <w:rPr>
                <w:noProof/>
                <w:webHidden/>
              </w:rPr>
              <w:tab/>
            </w:r>
            <w:r w:rsidR="009B4956">
              <w:rPr>
                <w:noProof/>
                <w:webHidden/>
              </w:rPr>
              <w:fldChar w:fldCharType="begin"/>
            </w:r>
            <w:r w:rsidR="009B4956">
              <w:rPr>
                <w:noProof/>
                <w:webHidden/>
              </w:rPr>
              <w:instrText xml:space="preserve"> PAGEREF _Toc153748308 \h </w:instrText>
            </w:r>
            <w:r w:rsidR="009B4956">
              <w:rPr>
                <w:noProof/>
                <w:webHidden/>
              </w:rPr>
            </w:r>
            <w:r w:rsidR="009B4956">
              <w:rPr>
                <w:noProof/>
                <w:webHidden/>
              </w:rPr>
              <w:fldChar w:fldCharType="separate"/>
            </w:r>
            <w:r w:rsidR="009B4956">
              <w:rPr>
                <w:noProof/>
                <w:webHidden/>
              </w:rPr>
              <w:t>13</w:t>
            </w:r>
            <w:r w:rsidR="009B4956">
              <w:rPr>
                <w:noProof/>
                <w:webHidden/>
              </w:rPr>
              <w:fldChar w:fldCharType="end"/>
            </w:r>
          </w:hyperlink>
        </w:p>
        <w:p w14:paraId="66F29C68" w14:textId="6A1A8607" w:rsidR="009B4956" w:rsidRDefault="003B0E6D">
          <w:pPr>
            <w:pStyle w:val="TOC3"/>
            <w:tabs>
              <w:tab w:val="right" w:leader="dot" w:pos="9350"/>
            </w:tabs>
            <w:rPr>
              <w:rFonts w:eastAsiaTheme="minorEastAsia"/>
              <w:noProof/>
              <w:lang w:val="en-US"/>
            </w:rPr>
          </w:pPr>
          <w:hyperlink w:anchor="_Toc153748309" w:history="1">
            <w:r w:rsidR="009B4956" w:rsidRPr="00A55BB2">
              <w:rPr>
                <w:rStyle w:val="Hyperlink"/>
                <w:rFonts w:ascii="Times New Roman" w:hAnsi="Times New Roman" w:cs="Times New Roman"/>
                <w:b/>
                <w:bCs/>
                <w:noProof/>
              </w:rPr>
              <w:t>5.1.1 IP Address Configuration of the KT-Admin PC and Wireless LAN Controller (WLC)</w:t>
            </w:r>
            <w:r w:rsidR="009B4956">
              <w:rPr>
                <w:noProof/>
                <w:webHidden/>
              </w:rPr>
              <w:tab/>
            </w:r>
            <w:r w:rsidR="009B4956">
              <w:rPr>
                <w:noProof/>
                <w:webHidden/>
              </w:rPr>
              <w:fldChar w:fldCharType="begin"/>
            </w:r>
            <w:r w:rsidR="009B4956">
              <w:rPr>
                <w:noProof/>
                <w:webHidden/>
              </w:rPr>
              <w:instrText xml:space="preserve"> PAGEREF _Toc153748309 \h </w:instrText>
            </w:r>
            <w:r w:rsidR="009B4956">
              <w:rPr>
                <w:noProof/>
                <w:webHidden/>
              </w:rPr>
            </w:r>
            <w:r w:rsidR="009B4956">
              <w:rPr>
                <w:noProof/>
                <w:webHidden/>
              </w:rPr>
              <w:fldChar w:fldCharType="separate"/>
            </w:r>
            <w:r w:rsidR="009B4956">
              <w:rPr>
                <w:noProof/>
                <w:webHidden/>
              </w:rPr>
              <w:t>13</w:t>
            </w:r>
            <w:r w:rsidR="009B4956">
              <w:rPr>
                <w:noProof/>
                <w:webHidden/>
              </w:rPr>
              <w:fldChar w:fldCharType="end"/>
            </w:r>
          </w:hyperlink>
        </w:p>
        <w:p w14:paraId="04673E51" w14:textId="592E803E" w:rsidR="009B4956" w:rsidRDefault="003B0E6D">
          <w:pPr>
            <w:pStyle w:val="TOC3"/>
            <w:tabs>
              <w:tab w:val="right" w:leader="dot" w:pos="9350"/>
            </w:tabs>
            <w:rPr>
              <w:rFonts w:eastAsiaTheme="minorEastAsia"/>
              <w:noProof/>
              <w:lang w:val="en-US"/>
            </w:rPr>
          </w:pPr>
          <w:hyperlink w:anchor="_Toc153748310" w:history="1">
            <w:r w:rsidR="009B4956" w:rsidRPr="00A55BB2">
              <w:rPr>
                <w:rStyle w:val="Hyperlink"/>
                <w:rFonts w:ascii="Times New Roman" w:hAnsi="Times New Roman" w:cs="Times New Roman"/>
                <w:b/>
                <w:bCs/>
                <w:noProof/>
              </w:rPr>
              <w:t>5.1.2 Admin Account Configuration on the WLC</w:t>
            </w:r>
            <w:r w:rsidR="009B4956">
              <w:rPr>
                <w:noProof/>
                <w:webHidden/>
              </w:rPr>
              <w:tab/>
            </w:r>
            <w:r w:rsidR="009B4956">
              <w:rPr>
                <w:noProof/>
                <w:webHidden/>
              </w:rPr>
              <w:fldChar w:fldCharType="begin"/>
            </w:r>
            <w:r w:rsidR="009B4956">
              <w:rPr>
                <w:noProof/>
                <w:webHidden/>
              </w:rPr>
              <w:instrText xml:space="preserve"> PAGEREF _Toc153748310 \h </w:instrText>
            </w:r>
            <w:r w:rsidR="009B4956">
              <w:rPr>
                <w:noProof/>
                <w:webHidden/>
              </w:rPr>
            </w:r>
            <w:r w:rsidR="009B4956">
              <w:rPr>
                <w:noProof/>
                <w:webHidden/>
              </w:rPr>
              <w:fldChar w:fldCharType="separate"/>
            </w:r>
            <w:r w:rsidR="009B4956">
              <w:rPr>
                <w:noProof/>
                <w:webHidden/>
              </w:rPr>
              <w:t>16</w:t>
            </w:r>
            <w:r w:rsidR="009B4956">
              <w:rPr>
                <w:noProof/>
                <w:webHidden/>
              </w:rPr>
              <w:fldChar w:fldCharType="end"/>
            </w:r>
          </w:hyperlink>
        </w:p>
        <w:p w14:paraId="07CE588F" w14:textId="0ADC9FF7" w:rsidR="009B4956" w:rsidRDefault="003B0E6D">
          <w:pPr>
            <w:pStyle w:val="TOC3"/>
            <w:tabs>
              <w:tab w:val="right" w:leader="dot" w:pos="9350"/>
            </w:tabs>
            <w:rPr>
              <w:rFonts w:eastAsiaTheme="minorEastAsia"/>
              <w:noProof/>
              <w:lang w:val="en-US"/>
            </w:rPr>
          </w:pPr>
          <w:hyperlink w:anchor="_Toc153748311" w:history="1">
            <w:r w:rsidR="009B4956" w:rsidRPr="00A55BB2">
              <w:rPr>
                <w:rStyle w:val="Hyperlink"/>
                <w:rFonts w:ascii="Times New Roman" w:hAnsi="Times New Roman" w:cs="Times New Roman"/>
                <w:b/>
                <w:bCs/>
                <w:noProof/>
              </w:rPr>
              <w:t>5.1.3 Configuration of WLC</w:t>
            </w:r>
            <w:r w:rsidR="009B4956">
              <w:rPr>
                <w:noProof/>
                <w:webHidden/>
              </w:rPr>
              <w:tab/>
            </w:r>
            <w:r w:rsidR="009B4956">
              <w:rPr>
                <w:noProof/>
                <w:webHidden/>
              </w:rPr>
              <w:fldChar w:fldCharType="begin"/>
            </w:r>
            <w:r w:rsidR="009B4956">
              <w:rPr>
                <w:noProof/>
                <w:webHidden/>
              </w:rPr>
              <w:instrText xml:space="preserve"> PAGEREF _Toc153748311 \h </w:instrText>
            </w:r>
            <w:r w:rsidR="009B4956">
              <w:rPr>
                <w:noProof/>
                <w:webHidden/>
              </w:rPr>
            </w:r>
            <w:r w:rsidR="009B4956">
              <w:rPr>
                <w:noProof/>
                <w:webHidden/>
              </w:rPr>
              <w:fldChar w:fldCharType="separate"/>
            </w:r>
            <w:r w:rsidR="009B4956">
              <w:rPr>
                <w:noProof/>
                <w:webHidden/>
              </w:rPr>
              <w:t>17</w:t>
            </w:r>
            <w:r w:rsidR="009B4956">
              <w:rPr>
                <w:noProof/>
                <w:webHidden/>
              </w:rPr>
              <w:fldChar w:fldCharType="end"/>
            </w:r>
          </w:hyperlink>
        </w:p>
        <w:p w14:paraId="12282318" w14:textId="4D428DBF" w:rsidR="009B4956" w:rsidRDefault="003B0E6D">
          <w:pPr>
            <w:pStyle w:val="TOC3"/>
            <w:tabs>
              <w:tab w:val="right" w:leader="dot" w:pos="9350"/>
            </w:tabs>
            <w:rPr>
              <w:rFonts w:eastAsiaTheme="minorEastAsia"/>
              <w:noProof/>
              <w:lang w:val="en-US"/>
            </w:rPr>
          </w:pPr>
          <w:hyperlink w:anchor="_Toc153748312" w:history="1">
            <w:r w:rsidR="009B4956" w:rsidRPr="00A55BB2">
              <w:rPr>
                <w:rStyle w:val="Hyperlink"/>
                <w:rFonts w:ascii="Times New Roman" w:hAnsi="Times New Roman" w:cs="Times New Roman"/>
                <w:b/>
                <w:bCs/>
                <w:noProof/>
              </w:rPr>
              <w:t>5.1.4 Wireless LAN Controller Access and Login Procedure</w:t>
            </w:r>
            <w:r w:rsidR="009B4956">
              <w:rPr>
                <w:noProof/>
                <w:webHidden/>
              </w:rPr>
              <w:tab/>
            </w:r>
            <w:r w:rsidR="009B4956">
              <w:rPr>
                <w:noProof/>
                <w:webHidden/>
              </w:rPr>
              <w:fldChar w:fldCharType="begin"/>
            </w:r>
            <w:r w:rsidR="009B4956">
              <w:rPr>
                <w:noProof/>
                <w:webHidden/>
              </w:rPr>
              <w:instrText xml:space="preserve"> PAGEREF _Toc153748312 \h </w:instrText>
            </w:r>
            <w:r w:rsidR="009B4956">
              <w:rPr>
                <w:noProof/>
                <w:webHidden/>
              </w:rPr>
            </w:r>
            <w:r w:rsidR="009B4956">
              <w:rPr>
                <w:noProof/>
                <w:webHidden/>
              </w:rPr>
              <w:fldChar w:fldCharType="separate"/>
            </w:r>
            <w:r w:rsidR="009B4956">
              <w:rPr>
                <w:noProof/>
                <w:webHidden/>
              </w:rPr>
              <w:t>18</w:t>
            </w:r>
            <w:r w:rsidR="009B4956">
              <w:rPr>
                <w:noProof/>
                <w:webHidden/>
              </w:rPr>
              <w:fldChar w:fldCharType="end"/>
            </w:r>
          </w:hyperlink>
        </w:p>
        <w:p w14:paraId="28D70B97" w14:textId="38F95EB2" w:rsidR="009B4956" w:rsidRDefault="003B0E6D">
          <w:pPr>
            <w:pStyle w:val="TOC3"/>
            <w:tabs>
              <w:tab w:val="right" w:leader="dot" w:pos="9350"/>
            </w:tabs>
            <w:rPr>
              <w:rFonts w:eastAsiaTheme="minorEastAsia"/>
              <w:noProof/>
              <w:lang w:val="en-US"/>
            </w:rPr>
          </w:pPr>
          <w:hyperlink w:anchor="_Toc153748313" w:history="1">
            <w:r w:rsidR="009B4956" w:rsidRPr="00A55BB2">
              <w:rPr>
                <w:rStyle w:val="Hyperlink"/>
                <w:rFonts w:ascii="Times New Roman" w:hAnsi="Times New Roman" w:cs="Times New Roman"/>
                <w:b/>
                <w:bCs/>
                <w:noProof/>
              </w:rPr>
              <w:t>5.1.5  Configuration of the RADIUS Authentication Servers</w:t>
            </w:r>
            <w:r w:rsidR="009B4956">
              <w:rPr>
                <w:noProof/>
                <w:webHidden/>
              </w:rPr>
              <w:tab/>
            </w:r>
            <w:r w:rsidR="009B4956">
              <w:rPr>
                <w:noProof/>
                <w:webHidden/>
              </w:rPr>
              <w:fldChar w:fldCharType="begin"/>
            </w:r>
            <w:r w:rsidR="009B4956">
              <w:rPr>
                <w:noProof/>
                <w:webHidden/>
              </w:rPr>
              <w:instrText xml:space="preserve"> PAGEREF _Toc153748313 \h </w:instrText>
            </w:r>
            <w:r w:rsidR="009B4956">
              <w:rPr>
                <w:noProof/>
                <w:webHidden/>
              </w:rPr>
            </w:r>
            <w:r w:rsidR="009B4956">
              <w:rPr>
                <w:noProof/>
                <w:webHidden/>
              </w:rPr>
              <w:fldChar w:fldCharType="separate"/>
            </w:r>
            <w:r w:rsidR="009B4956">
              <w:rPr>
                <w:noProof/>
                <w:webHidden/>
              </w:rPr>
              <w:t>20</w:t>
            </w:r>
            <w:r w:rsidR="009B4956">
              <w:rPr>
                <w:noProof/>
                <w:webHidden/>
              </w:rPr>
              <w:fldChar w:fldCharType="end"/>
            </w:r>
          </w:hyperlink>
        </w:p>
        <w:p w14:paraId="5CE4585A" w14:textId="13D86F86" w:rsidR="009B4956" w:rsidRDefault="003B0E6D">
          <w:pPr>
            <w:pStyle w:val="TOC3"/>
            <w:tabs>
              <w:tab w:val="right" w:leader="dot" w:pos="9350"/>
            </w:tabs>
            <w:rPr>
              <w:rFonts w:eastAsiaTheme="minorEastAsia"/>
              <w:noProof/>
              <w:lang w:val="en-US"/>
            </w:rPr>
          </w:pPr>
          <w:hyperlink w:anchor="_Toc153748314" w:history="1">
            <w:r w:rsidR="009B4956" w:rsidRPr="00A55BB2">
              <w:rPr>
                <w:rStyle w:val="Hyperlink"/>
                <w:rFonts w:ascii="Times New Roman" w:hAnsi="Times New Roman" w:cs="Times New Roman"/>
                <w:b/>
                <w:bCs/>
                <w:noProof/>
              </w:rPr>
              <w:t>5.1.6  Wireless Network Customization and Configuration</w:t>
            </w:r>
            <w:r w:rsidR="009B4956">
              <w:rPr>
                <w:noProof/>
                <w:webHidden/>
              </w:rPr>
              <w:tab/>
            </w:r>
            <w:r w:rsidR="009B4956">
              <w:rPr>
                <w:noProof/>
                <w:webHidden/>
              </w:rPr>
              <w:fldChar w:fldCharType="begin"/>
            </w:r>
            <w:r w:rsidR="009B4956">
              <w:rPr>
                <w:noProof/>
                <w:webHidden/>
              </w:rPr>
              <w:instrText xml:space="preserve"> PAGEREF _Toc153748314 \h </w:instrText>
            </w:r>
            <w:r w:rsidR="009B4956">
              <w:rPr>
                <w:noProof/>
                <w:webHidden/>
              </w:rPr>
            </w:r>
            <w:r w:rsidR="009B4956">
              <w:rPr>
                <w:noProof/>
                <w:webHidden/>
              </w:rPr>
              <w:fldChar w:fldCharType="separate"/>
            </w:r>
            <w:r w:rsidR="009B4956">
              <w:rPr>
                <w:noProof/>
                <w:webHidden/>
              </w:rPr>
              <w:t>21</w:t>
            </w:r>
            <w:r w:rsidR="009B4956">
              <w:rPr>
                <w:noProof/>
                <w:webHidden/>
              </w:rPr>
              <w:fldChar w:fldCharType="end"/>
            </w:r>
          </w:hyperlink>
        </w:p>
        <w:p w14:paraId="3F1E4CE3" w14:textId="7520502D" w:rsidR="009B4956" w:rsidRDefault="003B0E6D">
          <w:pPr>
            <w:pStyle w:val="TOC1"/>
            <w:tabs>
              <w:tab w:val="right" w:leader="dot" w:pos="9350"/>
            </w:tabs>
            <w:rPr>
              <w:rFonts w:eastAsiaTheme="minorEastAsia"/>
              <w:noProof/>
              <w:lang w:val="en-US"/>
            </w:rPr>
          </w:pPr>
          <w:hyperlink w:anchor="_Toc153748315" w:history="1">
            <w:r w:rsidR="009B4956" w:rsidRPr="00A55BB2">
              <w:rPr>
                <w:rStyle w:val="Hyperlink"/>
                <w:rFonts w:ascii="Times New Roman" w:hAnsi="Times New Roman" w:cs="Times New Roman"/>
                <w:b/>
                <w:bCs/>
                <w:noProof/>
              </w:rPr>
              <w:t>6. EtherChannel Implementation</w:t>
            </w:r>
            <w:r w:rsidR="009B4956">
              <w:rPr>
                <w:noProof/>
                <w:webHidden/>
              </w:rPr>
              <w:tab/>
            </w:r>
            <w:r w:rsidR="009B4956">
              <w:rPr>
                <w:noProof/>
                <w:webHidden/>
              </w:rPr>
              <w:fldChar w:fldCharType="begin"/>
            </w:r>
            <w:r w:rsidR="009B4956">
              <w:rPr>
                <w:noProof/>
                <w:webHidden/>
              </w:rPr>
              <w:instrText xml:space="preserve"> PAGEREF _Toc153748315 \h </w:instrText>
            </w:r>
            <w:r w:rsidR="009B4956">
              <w:rPr>
                <w:noProof/>
                <w:webHidden/>
              </w:rPr>
            </w:r>
            <w:r w:rsidR="009B4956">
              <w:rPr>
                <w:noProof/>
                <w:webHidden/>
              </w:rPr>
              <w:fldChar w:fldCharType="separate"/>
            </w:r>
            <w:r w:rsidR="009B4956">
              <w:rPr>
                <w:noProof/>
                <w:webHidden/>
              </w:rPr>
              <w:t>31</w:t>
            </w:r>
            <w:r w:rsidR="009B4956">
              <w:rPr>
                <w:noProof/>
                <w:webHidden/>
              </w:rPr>
              <w:fldChar w:fldCharType="end"/>
            </w:r>
          </w:hyperlink>
        </w:p>
        <w:p w14:paraId="0878724A" w14:textId="204E892C" w:rsidR="009B4956" w:rsidRDefault="003B0E6D">
          <w:pPr>
            <w:pStyle w:val="TOC2"/>
            <w:tabs>
              <w:tab w:val="right" w:leader="dot" w:pos="9350"/>
            </w:tabs>
            <w:rPr>
              <w:rFonts w:eastAsiaTheme="minorEastAsia"/>
              <w:noProof/>
              <w:lang w:val="en-US"/>
            </w:rPr>
          </w:pPr>
          <w:hyperlink w:anchor="_Toc153748316" w:history="1">
            <w:r w:rsidR="009B4956" w:rsidRPr="00A55BB2">
              <w:rPr>
                <w:rStyle w:val="Hyperlink"/>
                <w:rFonts w:ascii="Times New Roman" w:hAnsi="Times New Roman" w:cs="Times New Roman"/>
                <w:b/>
                <w:bCs/>
                <w:noProof/>
              </w:rPr>
              <w:t xml:space="preserve">6.1 </w:t>
            </w:r>
            <w:r w:rsidR="009B4956" w:rsidRPr="00A55BB2">
              <w:rPr>
                <w:rStyle w:val="Hyperlink"/>
                <w:rFonts w:ascii="Times New Roman" w:hAnsi="Times New Roman" w:cs="Times New Roman"/>
                <w:b/>
                <w:bCs/>
                <w:noProof/>
                <w:lang w:val="en-US"/>
              </w:rPr>
              <w:t>EtherChannel Configuration</w:t>
            </w:r>
            <w:r w:rsidR="009B4956">
              <w:rPr>
                <w:noProof/>
                <w:webHidden/>
              </w:rPr>
              <w:tab/>
            </w:r>
            <w:r w:rsidR="009B4956">
              <w:rPr>
                <w:noProof/>
                <w:webHidden/>
              </w:rPr>
              <w:fldChar w:fldCharType="begin"/>
            </w:r>
            <w:r w:rsidR="009B4956">
              <w:rPr>
                <w:noProof/>
                <w:webHidden/>
              </w:rPr>
              <w:instrText xml:space="preserve"> PAGEREF _Toc153748316 \h </w:instrText>
            </w:r>
            <w:r w:rsidR="009B4956">
              <w:rPr>
                <w:noProof/>
                <w:webHidden/>
              </w:rPr>
            </w:r>
            <w:r w:rsidR="009B4956">
              <w:rPr>
                <w:noProof/>
                <w:webHidden/>
              </w:rPr>
              <w:fldChar w:fldCharType="separate"/>
            </w:r>
            <w:r w:rsidR="009B4956">
              <w:rPr>
                <w:noProof/>
                <w:webHidden/>
              </w:rPr>
              <w:t>32</w:t>
            </w:r>
            <w:r w:rsidR="009B4956">
              <w:rPr>
                <w:noProof/>
                <w:webHidden/>
              </w:rPr>
              <w:fldChar w:fldCharType="end"/>
            </w:r>
          </w:hyperlink>
        </w:p>
        <w:p w14:paraId="0FC541D9" w14:textId="21F9B6FE" w:rsidR="009B4956" w:rsidRDefault="003B0E6D">
          <w:pPr>
            <w:pStyle w:val="TOC1"/>
            <w:tabs>
              <w:tab w:val="right" w:leader="dot" w:pos="9350"/>
            </w:tabs>
            <w:rPr>
              <w:rFonts w:eastAsiaTheme="minorEastAsia"/>
              <w:noProof/>
              <w:lang w:val="en-US"/>
            </w:rPr>
          </w:pPr>
          <w:hyperlink w:anchor="_Toc153748317" w:history="1">
            <w:r w:rsidR="009B4956" w:rsidRPr="00A55BB2">
              <w:rPr>
                <w:rStyle w:val="Hyperlink"/>
                <w:rFonts w:ascii="Times New Roman" w:hAnsi="Times New Roman" w:cs="Times New Roman"/>
                <w:b/>
                <w:bCs/>
                <w:noProof/>
              </w:rPr>
              <w:t xml:space="preserve">7. </w:t>
            </w:r>
            <w:r w:rsidR="009B4956" w:rsidRPr="00A55BB2">
              <w:rPr>
                <w:rStyle w:val="Hyperlink"/>
                <w:rFonts w:ascii="Times New Roman" w:hAnsi="Times New Roman" w:cs="Times New Roman"/>
                <w:b/>
                <w:bCs/>
                <w:noProof/>
                <w:lang w:val="en-GB"/>
              </w:rPr>
              <w:t>HSRP implementation</w:t>
            </w:r>
            <w:r w:rsidR="009B4956">
              <w:rPr>
                <w:noProof/>
                <w:webHidden/>
              </w:rPr>
              <w:tab/>
            </w:r>
            <w:r w:rsidR="009B4956">
              <w:rPr>
                <w:noProof/>
                <w:webHidden/>
              </w:rPr>
              <w:fldChar w:fldCharType="begin"/>
            </w:r>
            <w:r w:rsidR="009B4956">
              <w:rPr>
                <w:noProof/>
                <w:webHidden/>
              </w:rPr>
              <w:instrText xml:space="preserve"> PAGEREF _Toc153748317 \h </w:instrText>
            </w:r>
            <w:r w:rsidR="009B4956">
              <w:rPr>
                <w:noProof/>
                <w:webHidden/>
              </w:rPr>
            </w:r>
            <w:r w:rsidR="009B4956">
              <w:rPr>
                <w:noProof/>
                <w:webHidden/>
              </w:rPr>
              <w:fldChar w:fldCharType="separate"/>
            </w:r>
            <w:r w:rsidR="009B4956">
              <w:rPr>
                <w:noProof/>
                <w:webHidden/>
              </w:rPr>
              <w:t>34</w:t>
            </w:r>
            <w:r w:rsidR="009B4956">
              <w:rPr>
                <w:noProof/>
                <w:webHidden/>
              </w:rPr>
              <w:fldChar w:fldCharType="end"/>
            </w:r>
          </w:hyperlink>
        </w:p>
        <w:p w14:paraId="1D7BE7D1" w14:textId="6FDE845F" w:rsidR="009B4956" w:rsidRDefault="003B0E6D">
          <w:pPr>
            <w:pStyle w:val="TOC2"/>
            <w:tabs>
              <w:tab w:val="right" w:leader="dot" w:pos="9350"/>
            </w:tabs>
            <w:rPr>
              <w:rFonts w:eastAsiaTheme="minorEastAsia"/>
              <w:noProof/>
              <w:lang w:val="en-US"/>
            </w:rPr>
          </w:pPr>
          <w:hyperlink w:anchor="_Toc153748318" w:history="1">
            <w:r w:rsidR="009B4956" w:rsidRPr="00A55BB2">
              <w:rPr>
                <w:rStyle w:val="Hyperlink"/>
                <w:rFonts w:ascii="Times New Roman" w:hAnsi="Times New Roman" w:cs="Times New Roman"/>
                <w:b/>
                <w:bCs/>
                <w:noProof/>
              </w:rPr>
              <w:t xml:space="preserve">7.1 </w:t>
            </w:r>
            <w:r w:rsidR="009B4956" w:rsidRPr="00A55BB2">
              <w:rPr>
                <w:rStyle w:val="Hyperlink"/>
                <w:rFonts w:ascii="Times New Roman" w:hAnsi="Times New Roman" w:cs="Times New Roman"/>
                <w:b/>
                <w:bCs/>
                <w:noProof/>
                <w:lang w:val="en-US"/>
              </w:rPr>
              <w:t>HSRP Configuration</w:t>
            </w:r>
            <w:r w:rsidR="009B4956">
              <w:rPr>
                <w:noProof/>
                <w:webHidden/>
              </w:rPr>
              <w:tab/>
            </w:r>
            <w:r w:rsidR="009B4956">
              <w:rPr>
                <w:noProof/>
                <w:webHidden/>
              </w:rPr>
              <w:fldChar w:fldCharType="begin"/>
            </w:r>
            <w:r w:rsidR="009B4956">
              <w:rPr>
                <w:noProof/>
                <w:webHidden/>
              </w:rPr>
              <w:instrText xml:space="preserve"> PAGEREF _Toc153748318 \h </w:instrText>
            </w:r>
            <w:r w:rsidR="009B4956">
              <w:rPr>
                <w:noProof/>
                <w:webHidden/>
              </w:rPr>
            </w:r>
            <w:r w:rsidR="009B4956">
              <w:rPr>
                <w:noProof/>
                <w:webHidden/>
              </w:rPr>
              <w:fldChar w:fldCharType="separate"/>
            </w:r>
            <w:r w:rsidR="009B4956">
              <w:rPr>
                <w:noProof/>
                <w:webHidden/>
              </w:rPr>
              <w:t>35</w:t>
            </w:r>
            <w:r w:rsidR="009B4956">
              <w:rPr>
                <w:noProof/>
                <w:webHidden/>
              </w:rPr>
              <w:fldChar w:fldCharType="end"/>
            </w:r>
          </w:hyperlink>
        </w:p>
        <w:p w14:paraId="3579096E" w14:textId="03DA610E" w:rsidR="009B4956" w:rsidRDefault="003B0E6D">
          <w:pPr>
            <w:pStyle w:val="TOC1"/>
            <w:tabs>
              <w:tab w:val="right" w:leader="dot" w:pos="9350"/>
            </w:tabs>
            <w:rPr>
              <w:rFonts w:eastAsiaTheme="minorEastAsia"/>
              <w:noProof/>
              <w:lang w:val="en-US"/>
            </w:rPr>
          </w:pPr>
          <w:hyperlink w:anchor="_Toc153748319" w:history="1">
            <w:r w:rsidR="009B4956" w:rsidRPr="00A55BB2">
              <w:rPr>
                <w:rStyle w:val="Hyperlink"/>
                <w:rFonts w:ascii="Times New Roman" w:hAnsi="Times New Roman" w:cs="Times New Roman"/>
                <w:b/>
                <w:bCs/>
                <w:noProof/>
                <w:lang w:val="en-MY"/>
              </w:rPr>
              <w:t>8. Server Farm Configuration</w:t>
            </w:r>
            <w:r w:rsidR="009B4956">
              <w:rPr>
                <w:noProof/>
                <w:webHidden/>
              </w:rPr>
              <w:tab/>
            </w:r>
            <w:r w:rsidR="009B4956">
              <w:rPr>
                <w:noProof/>
                <w:webHidden/>
              </w:rPr>
              <w:fldChar w:fldCharType="begin"/>
            </w:r>
            <w:r w:rsidR="009B4956">
              <w:rPr>
                <w:noProof/>
                <w:webHidden/>
              </w:rPr>
              <w:instrText xml:space="preserve"> PAGEREF _Toc153748319 \h </w:instrText>
            </w:r>
            <w:r w:rsidR="009B4956">
              <w:rPr>
                <w:noProof/>
                <w:webHidden/>
              </w:rPr>
            </w:r>
            <w:r w:rsidR="009B4956">
              <w:rPr>
                <w:noProof/>
                <w:webHidden/>
              </w:rPr>
              <w:fldChar w:fldCharType="separate"/>
            </w:r>
            <w:r w:rsidR="009B4956">
              <w:rPr>
                <w:noProof/>
                <w:webHidden/>
              </w:rPr>
              <w:t>37</w:t>
            </w:r>
            <w:r w:rsidR="009B4956">
              <w:rPr>
                <w:noProof/>
                <w:webHidden/>
              </w:rPr>
              <w:fldChar w:fldCharType="end"/>
            </w:r>
          </w:hyperlink>
        </w:p>
        <w:p w14:paraId="7F6B85E4" w14:textId="21004A07" w:rsidR="009B4956" w:rsidRDefault="003B0E6D">
          <w:pPr>
            <w:pStyle w:val="TOC2"/>
            <w:tabs>
              <w:tab w:val="right" w:leader="dot" w:pos="9350"/>
            </w:tabs>
            <w:rPr>
              <w:rFonts w:eastAsiaTheme="minorEastAsia"/>
              <w:noProof/>
              <w:lang w:val="en-US"/>
            </w:rPr>
          </w:pPr>
          <w:hyperlink w:anchor="_Toc153748320" w:history="1">
            <w:r w:rsidR="009B4956" w:rsidRPr="00A55BB2">
              <w:rPr>
                <w:rStyle w:val="Hyperlink"/>
                <w:rFonts w:ascii="Times New Roman" w:hAnsi="Times New Roman" w:cs="Times New Roman"/>
                <w:b/>
                <w:bCs/>
                <w:noProof/>
              </w:rPr>
              <w:t>8.1 VLANs Configuration in Server Farm</w:t>
            </w:r>
            <w:r w:rsidR="009B4956">
              <w:rPr>
                <w:noProof/>
                <w:webHidden/>
              </w:rPr>
              <w:tab/>
            </w:r>
            <w:r w:rsidR="009B4956">
              <w:rPr>
                <w:noProof/>
                <w:webHidden/>
              </w:rPr>
              <w:fldChar w:fldCharType="begin"/>
            </w:r>
            <w:r w:rsidR="009B4956">
              <w:rPr>
                <w:noProof/>
                <w:webHidden/>
              </w:rPr>
              <w:instrText xml:space="preserve"> PAGEREF _Toc153748320 \h </w:instrText>
            </w:r>
            <w:r w:rsidR="009B4956">
              <w:rPr>
                <w:noProof/>
                <w:webHidden/>
              </w:rPr>
            </w:r>
            <w:r w:rsidR="009B4956">
              <w:rPr>
                <w:noProof/>
                <w:webHidden/>
              </w:rPr>
              <w:fldChar w:fldCharType="separate"/>
            </w:r>
            <w:r w:rsidR="009B4956">
              <w:rPr>
                <w:noProof/>
                <w:webHidden/>
              </w:rPr>
              <w:t>37</w:t>
            </w:r>
            <w:r w:rsidR="009B4956">
              <w:rPr>
                <w:noProof/>
                <w:webHidden/>
              </w:rPr>
              <w:fldChar w:fldCharType="end"/>
            </w:r>
          </w:hyperlink>
        </w:p>
        <w:p w14:paraId="5AFC803A" w14:textId="0F2C7E3B" w:rsidR="009B4956" w:rsidRDefault="003B0E6D">
          <w:pPr>
            <w:pStyle w:val="TOC2"/>
            <w:tabs>
              <w:tab w:val="right" w:leader="dot" w:pos="9350"/>
            </w:tabs>
            <w:rPr>
              <w:rFonts w:eastAsiaTheme="minorEastAsia"/>
              <w:noProof/>
              <w:lang w:val="en-US"/>
            </w:rPr>
          </w:pPr>
          <w:hyperlink w:anchor="_Toc153748321" w:history="1">
            <w:r w:rsidR="009B4956" w:rsidRPr="00A55BB2">
              <w:rPr>
                <w:rStyle w:val="Hyperlink"/>
                <w:rFonts w:ascii="Times New Roman" w:hAnsi="Times New Roman" w:cs="Times New Roman"/>
                <w:b/>
                <w:bCs/>
                <w:noProof/>
              </w:rPr>
              <w:t xml:space="preserve">8.2 </w:t>
            </w:r>
            <w:r w:rsidR="009B4956" w:rsidRPr="00A55BB2">
              <w:rPr>
                <w:rStyle w:val="Hyperlink"/>
                <w:rFonts w:ascii="Times New Roman" w:hAnsi="Times New Roman" w:cs="Times New Roman"/>
                <w:b/>
                <w:bCs/>
                <w:noProof/>
                <w:lang w:val="en-MY"/>
              </w:rPr>
              <w:t>DNS Server Configuration</w:t>
            </w:r>
            <w:r w:rsidR="009B4956">
              <w:rPr>
                <w:noProof/>
                <w:webHidden/>
              </w:rPr>
              <w:tab/>
            </w:r>
            <w:r w:rsidR="009B4956">
              <w:rPr>
                <w:noProof/>
                <w:webHidden/>
              </w:rPr>
              <w:fldChar w:fldCharType="begin"/>
            </w:r>
            <w:r w:rsidR="009B4956">
              <w:rPr>
                <w:noProof/>
                <w:webHidden/>
              </w:rPr>
              <w:instrText xml:space="preserve"> PAGEREF _Toc153748321 \h </w:instrText>
            </w:r>
            <w:r w:rsidR="009B4956">
              <w:rPr>
                <w:noProof/>
                <w:webHidden/>
              </w:rPr>
            </w:r>
            <w:r w:rsidR="009B4956">
              <w:rPr>
                <w:noProof/>
                <w:webHidden/>
              </w:rPr>
              <w:fldChar w:fldCharType="separate"/>
            </w:r>
            <w:r w:rsidR="009B4956">
              <w:rPr>
                <w:noProof/>
                <w:webHidden/>
              </w:rPr>
              <w:t>38</w:t>
            </w:r>
            <w:r w:rsidR="009B4956">
              <w:rPr>
                <w:noProof/>
                <w:webHidden/>
              </w:rPr>
              <w:fldChar w:fldCharType="end"/>
            </w:r>
          </w:hyperlink>
        </w:p>
        <w:p w14:paraId="23D0096A" w14:textId="512867E3" w:rsidR="009B4956" w:rsidRDefault="003B0E6D">
          <w:pPr>
            <w:pStyle w:val="TOC2"/>
            <w:tabs>
              <w:tab w:val="right" w:leader="dot" w:pos="9350"/>
            </w:tabs>
            <w:rPr>
              <w:rFonts w:eastAsiaTheme="minorEastAsia"/>
              <w:noProof/>
              <w:lang w:val="en-US"/>
            </w:rPr>
          </w:pPr>
          <w:hyperlink w:anchor="_Toc153748322" w:history="1">
            <w:r w:rsidR="009B4956" w:rsidRPr="00A55BB2">
              <w:rPr>
                <w:rStyle w:val="Hyperlink"/>
                <w:rFonts w:ascii="Times New Roman" w:hAnsi="Times New Roman" w:cs="Times New Roman"/>
                <w:b/>
                <w:bCs/>
                <w:noProof/>
              </w:rPr>
              <w:t xml:space="preserve">8.3 </w:t>
            </w:r>
            <w:r w:rsidR="009B4956" w:rsidRPr="00A55BB2">
              <w:rPr>
                <w:rStyle w:val="Hyperlink"/>
                <w:rFonts w:ascii="Times New Roman" w:hAnsi="Times New Roman" w:cs="Times New Roman"/>
                <w:b/>
                <w:bCs/>
                <w:noProof/>
                <w:lang w:val="en-MY"/>
              </w:rPr>
              <w:t>Web Server Configuration</w:t>
            </w:r>
            <w:r w:rsidR="009B4956">
              <w:rPr>
                <w:noProof/>
                <w:webHidden/>
              </w:rPr>
              <w:tab/>
            </w:r>
            <w:r w:rsidR="009B4956">
              <w:rPr>
                <w:noProof/>
                <w:webHidden/>
              </w:rPr>
              <w:fldChar w:fldCharType="begin"/>
            </w:r>
            <w:r w:rsidR="009B4956">
              <w:rPr>
                <w:noProof/>
                <w:webHidden/>
              </w:rPr>
              <w:instrText xml:space="preserve"> PAGEREF _Toc153748322 \h </w:instrText>
            </w:r>
            <w:r w:rsidR="009B4956">
              <w:rPr>
                <w:noProof/>
                <w:webHidden/>
              </w:rPr>
            </w:r>
            <w:r w:rsidR="009B4956">
              <w:rPr>
                <w:noProof/>
                <w:webHidden/>
              </w:rPr>
              <w:fldChar w:fldCharType="separate"/>
            </w:r>
            <w:r w:rsidR="009B4956">
              <w:rPr>
                <w:noProof/>
                <w:webHidden/>
              </w:rPr>
              <w:t>39</w:t>
            </w:r>
            <w:r w:rsidR="009B4956">
              <w:rPr>
                <w:noProof/>
                <w:webHidden/>
              </w:rPr>
              <w:fldChar w:fldCharType="end"/>
            </w:r>
          </w:hyperlink>
        </w:p>
        <w:p w14:paraId="7F05E0E6" w14:textId="56C0F945" w:rsidR="009B4956" w:rsidRDefault="003B0E6D">
          <w:pPr>
            <w:pStyle w:val="TOC2"/>
            <w:tabs>
              <w:tab w:val="right" w:leader="dot" w:pos="9350"/>
            </w:tabs>
            <w:rPr>
              <w:rFonts w:eastAsiaTheme="minorEastAsia"/>
              <w:noProof/>
              <w:lang w:val="en-US"/>
            </w:rPr>
          </w:pPr>
          <w:hyperlink w:anchor="_Toc153748323" w:history="1">
            <w:r w:rsidR="009B4956" w:rsidRPr="00A55BB2">
              <w:rPr>
                <w:rStyle w:val="Hyperlink"/>
                <w:rFonts w:ascii="Times New Roman" w:hAnsi="Times New Roman" w:cs="Times New Roman"/>
                <w:b/>
                <w:bCs/>
                <w:noProof/>
              </w:rPr>
              <w:t xml:space="preserve">8.4 </w:t>
            </w:r>
            <w:r w:rsidR="009B4956" w:rsidRPr="00A55BB2">
              <w:rPr>
                <w:rStyle w:val="Hyperlink"/>
                <w:rFonts w:ascii="Times New Roman" w:hAnsi="Times New Roman" w:cs="Times New Roman"/>
                <w:b/>
                <w:bCs/>
                <w:noProof/>
                <w:lang w:val="en-MY"/>
              </w:rPr>
              <w:t>FTP Configuration</w:t>
            </w:r>
            <w:r w:rsidR="009B4956">
              <w:rPr>
                <w:noProof/>
                <w:webHidden/>
              </w:rPr>
              <w:tab/>
            </w:r>
            <w:r w:rsidR="009B4956">
              <w:rPr>
                <w:noProof/>
                <w:webHidden/>
              </w:rPr>
              <w:fldChar w:fldCharType="begin"/>
            </w:r>
            <w:r w:rsidR="009B4956">
              <w:rPr>
                <w:noProof/>
                <w:webHidden/>
              </w:rPr>
              <w:instrText xml:space="preserve"> PAGEREF _Toc153748323 \h </w:instrText>
            </w:r>
            <w:r w:rsidR="009B4956">
              <w:rPr>
                <w:noProof/>
                <w:webHidden/>
              </w:rPr>
            </w:r>
            <w:r w:rsidR="009B4956">
              <w:rPr>
                <w:noProof/>
                <w:webHidden/>
              </w:rPr>
              <w:fldChar w:fldCharType="separate"/>
            </w:r>
            <w:r w:rsidR="009B4956">
              <w:rPr>
                <w:noProof/>
                <w:webHidden/>
              </w:rPr>
              <w:t>40</w:t>
            </w:r>
            <w:r w:rsidR="009B4956">
              <w:rPr>
                <w:noProof/>
                <w:webHidden/>
              </w:rPr>
              <w:fldChar w:fldCharType="end"/>
            </w:r>
          </w:hyperlink>
        </w:p>
        <w:p w14:paraId="1F91DD01" w14:textId="5E792BC5" w:rsidR="009B4956" w:rsidRDefault="003B0E6D">
          <w:pPr>
            <w:pStyle w:val="TOC1"/>
            <w:tabs>
              <w:tab w:val="right" w:leader="dot" w:pos="9350"/>
            </w:tabs>
            <w:rPr>
              <w:rFonts w:eastAsiaTheme="minorEastAsia"/>
              <w:noProof/>
              <w:lang w:val="en-US"/>
            </w:rPr>
          </w:pPr>
          <w:hyperlink w:anchor="_Toc153748324" w:history="1">
            <w:r w:rsidR="009B4956" w:rsidRPr="00A55BB2">
              <w:rPr>
                <w:rStyle w:val="Hyperlink"/>
                <w:rFonts w:ascii="Times New Roman" w:hAnsi="Times New Roman" w:cs="Times New Roman"/>
                <w:b/>
                <w:bCs/>
                <w:noProof/>
                <w:lang w:val="en-MY"/>
              </w:rPr>
              <w:t>9. Network Interconnection Verification: Tracert and Ping Commands</w:t>
            </w:r>
            <w:r w:rsidR="009B4956">
              <w:rPr>
                <w:noProof/>
                <w:webHidden/>
              </w:rPr>
              <w:tab/>
            </w:r>
            <w:r w:rsidR="009B4956">
              <w:rPr>
                <w:noProof/>
                <w:webHidden/>
              </w:rPr>
              <w:fldChar w:fldCharType="begin"/>
            </w:r>
            <w:r w:rsidR="009B4956">
              <w:rPr>
                <w:noProof/>
                <w:webHidden/>
              </w:rPr>
              <w:instrText xml:space="preserve"> PAGEREF _Toc153748324 \h </w:instrText>
            </w:r>
            <w:r w:rsidR="009B4956">
              <w:rPr>
                <w:noProof/>
                <w:webHidden/>
              </w:rPr>
            </w:r>
            <w:r w:rsidR="009B4956">
              <w:rPr>
                <w:noProof/>
                <w:webHidden/>
              </w:rPr>
              <w:fldChar w:fldCharType="separate"/>
            </w:r>
            <w:r w:rsidR="009B4956">
              <w:rPr>
                <w:noProof/>
                <w:webHidden/>
              </w:rPr>
              <w:t>41</w:t>
            </w:r>
            <w:r w:rsidR="009B4956">
              <w:rPr>
                <w:noProof/>
                <w:webHidden/>
              </w:rPr>
              <w:fldChar w:fldCharType="end"/>
            </w:r>
          </w:hyperlink>
        </w:p>
        <w:p w14:paraId="39D8362C" w14:textId="7A4C9229" w:rsidR="009B4956" w:rsidRDefault="003B0E6D">
          <w:pPr>
            <w:pStyle w:val="TOC2"/>
            <w:tabs>
              <w:tab w:val="right" w:leader="dot" w:pos="9350"/>
            </w:tabs>
            <w:rPr>
              <w:rFonts w:eastAsiaTheme="minorEastAsia"/>
              <w:noProof/>
              <w:lang w:val="en-US"/>
            </w:rPr>
          </w:pPr>
          <w:hyperlink w:anchor="_Toc153748325" w:history="1">
            <w:r w:rsidR="009B4956" w:rsidRPr="00A55BB2">
              <w:rPr>
                <w:rStyle w:val="Hyperlink"/>
                <w:rFonts w:ascii="Times New Roman" w:hAnsi="Times New Roman" w:cs="Times New Roman"/>
                <w:b/>
                <w:bCs/>
                <w:noProof/>
              </w:rPr>
              <w:t>9.1  Verifying Network Connectivity: Example 1</w:t>
            </w:r>
            <w:r w:rsidR="009B4956">
              <w:rPr>
                <w:noProof/>
                <w:webHidden/>
              </w:rPr>
              <w:tab/>
            </w:r>
            <w:r w:rsidR="009B4956">
              <w:rPr>
                <w:noProof/>
                <w:webHidden/>
              </w:rPr>
              <w:fldChar w:fldCharType="begin"/>
            </w:r>
            <w:r w:rsidR="009B4956">
              <w:rPr>
                <w:noProof/>
                <w:webHidden/>
              </w:rPr>
              <w:instrText xml:space="preserve"> PAGEREF _Toc153748325 \h </w:instrText>
            </w:r>
            <w:r w:rsidR="009B4956">
              <w:rPr>
                <w:noProof/>
                <w:webHidden/>
              </w:rPr>
            </w:r>
            <w:r w:rsidR="009B4956">
              <w:rPr>
                <w:noProof/>
                <w:webHidden/>
              </w:rPr>
              <w:fldChar w:fldCharType="separate"/>
            </w:r>
            <w:r w:rsidR="009B4956">
              <w:rPr>
                <w:noProof/>
                <w:webHidden/>
              </w:rPr>
              <w:t>41</w:t>
            </w:r>
            <w:r w:rsidR="009B4956">
              <w:rPr>
                <w:noProof/>
                <w:webHidden/>
              </w:rPr>
              <w:fldChar w:fldCharType="end"/>
            </w:r>
          </w:hyperlink>
        </w:p>
        <w:p w14:paraId="36A3026A" w14:textId="57810D54" w:rsidR="009B4956" w:rsidRDefault="003B0E6D">
          <w:pPr>
            <w:pStyle w:val="TOC2"/>
            <w:tabs>
              <w:tab w:val="right" w:leader="dot" w:pos="9350"/>
            </w:tabs>
            <w:rPr>
              <w:rFonts w:eastAsiaTheme="minorEastAsia"/>
              <w:noProof/>
              <w:lang w:val="en-US"/>
            </w:rPr>
          </w:pPr>
          <w:hyperlink w:anchor="_Toc153748326" w:history="1">
            <w:r w:rsidR="009B4956" w:rsidRPr="00A55BB2">
              <w:rPr>
                <w:rStyle w:val="Hyperlink"/>
                <w:rFonts w:ascii="Times New Roman" w:hAnsi="Times New Roman" w:cs="Times New Roman"/>
                <w:b/>
                <w:bCs/>
                <w:noProof/>
              </w:rPr>
              <w:t>9.2  Verifying Network Connectivity: Example 2</w:t>
            </w:r>
            <w:r w:rsidR="009B4956">
              <w:rPr>
                <w:noProof/>
                <w:webHidden/>
              </w:rPr>
              <w:tab/>
            </w:r>
            <w:r w:rsidR="009B4956">
              <w:rPr>
                <w:noProof/>
                <w:webHidden/>
              </w:rPr>
              <w:fldChar w:fldCharType="begin"/>
            </w:r>
            <w:r w:rsidR="009B4956">
              <w:rPr>
                <w:noProof/>
                <w:webHidden/>
              </w:rPr>
              <w:instrText xml:space="preserve"> PAGEREF _Toc153748326 \h </w:instrText>
            </w:r>
            <w:r w:rsidR="009B4956">
              <w:rPr>
                <w:noProof/>
                <w:webHidden/>
              </w:rPr>
            </w:r>
            <w:r w:rsidR="009B4956">
              <w:rPr>
                <w:noProof/>
                <w:webHidden/>
              </w:rPr>
              <w:fldChar w:fldCharType="separate"/>
            </w:r>
            <w:r w:rsidR="009B4956">
              <w:rPr>
                <w:noProof/>
                <w:webHidden/>
              </w:rPr>
              <w:t>42</w:t>
            </w:r>
            <w:r w:rsidR="009B4956">
              <w:rPr>
                <w:noProof/>
                <w:webHidden/>
              </w:rPr>
              <w:fldChar w:fldCharType="end"/>
            </w:r>
          </w:hyperlink>
        </w:p>
        <w:p w14:paraId="26A05A7A" w14:textId="7F086C23" w:rsidR="009B4956" w:rsidRDefault="003B0E6D">
          <w:pPr>
            <w:pStyle w:val="TOC2"/>
            <w:tabs>
              <w:tab w:val="right" w:leader="dot" w:pos="9350"/>
            </w:tabs>
            <w:rPr>
              <w:rFonts w:eastAsiaTheme="minorEastAsia"/>
              <w:noProof/>
              <w:lang w:val="en-US"/>
            </w:rPr>
          </w:pPr>
          <w:hyperlink w:anchor="_Toc153748327" w:history="1">
            <w:r w:rsidR="009B4956" w:rsidRPr="00A55BB2">
              <w:rPr>
                <w:rStyle w:val="Hyperlink"/>
                <w:rFonts w:ascii="Times New Roman" w:hAnsi="Times New Roman" w:cs="Times New Roman"/>
                <w:b/>
                <w:bCs/>
                <w:noProof/>
              </w:rPr>
              <w:t>9.3  Verifying Network Connectivity: Example 3</w:t>
            </w:r>
            <w:r w:rsidR="009B4956">
              <w:rPr>
                <w:noProof/>
                <w:webHidden/>
              </w:rPr>
              <w:tab/>
            </w:r>
            <w:r w:rsidR="009B4956">
              <w:rPr>
                <w:noProof/>
                <w:webHidden/>
              </w:rPr>
              <w:fldChar w:fldCharType="begin"/>
            </w:r>
            <w:r w:rsidR="009B4956">
              <w:rPr>
                <w:noProof/>
                <w:webHidden/>
              </w:rPr>
              <w:instrText xml:space="preserve"> PAGEREF _Toc153748327 \h </w:instrText>
            </w:r>
            <w:r w:rsidR="009B4956">
              <w:rPr>
                <w:noProof/>
                <w:webHidden/>
              </w:rPr>
            </w:r>
            <w:r w:rsidR="009B4956">
              <w:rPr>
                <w:noProof/>
                <w:webHidden/>
              </w:rPr>
              <w:fldChar w:fldCharType="separate"/>
            </w:r>
            <w:r w:rsidR="009B4956">
              <w:rPr>
                <w:noProof/>
                <w:webHidden/>
              </w:rPr>
              <w:t>43</w:t>
            </w:r>
            <w:r w:rsidR="009B4956">
              <w:rPr>
                <w:noProof/>
                <w:webHidden/>
              </w:rPr>
              <w:fldChar w:fldCharType="end"/>
            </w:r>
          </w:hyperlink>
        </w:p>
        <w:p w14:paraId="70BBB61C" w14:textId="1D8EC068" w:rsidR="009B4956" w:rsidRDefault="003B0E6D">
          <w:pPr>
            <w:pStyle w:val="TOC2"/>
            <w:tabs>
              <w:tab w:val="right" w:leader="dot" w:pos="9350"/>
            </w:tabs>
            <w:rPr>
              <w:rFonts w:eastAsiaTheme="minorEastAsia"/>
              <w:noProof/>
              <w:lang w:val="en-US"/>
            </w:rPr>
          </w:pPr>
          <w:hyperlink w:anchor="_Toc153748328" w:history="1">
            <w:r w:rsidR="009B4956" w:rsidRPr="00A55BB2">
              <w:rPr>
                <w:rStyle w:val="Hyperlink"/>
                <w:rFonts w:ascii="Times New Roman" w:hAnsi="Times New Roman" w:cs="Times New Roman"/>
                <w:b/>
                <w:bCs/>
                <w:noProof/>
              </w:rPr>
              <w:t>10.1  Configuring Fundamental Security Mechanisms</w:t>
            </w:r>
            <w:r w:rsidR="009B4956">
              <w:rPr>
                <w:noProof/>
                <w:webHidden/>
              </w:rPr>
              <w:tab/>
            </w:r>
            <w:r w:rsidR="009B4956">
              <w:rPr>
                <w:noProof/>
                <w:webHidden/>
              </w:rPr>
              <w:fldChar w:fldCharType="begin"/>
            </w:r>
            <w:r w:rsidR="009B4956">
              <w:rPr>
                <w:noProof/>
                <w:webHidden/>
              </w:rPr>
              <w:instrText xml:space="preserve"> PAGEREF _Toc153748328 \h </w:instrText>
            </w:r>
            <w:r w:rsidR="009B4956">
              <w:rPr>
                <w:noProof/>
                <w:webHidden/>
              </w:rPr>
            </w:r>
            <w:r w:rsidR="009B4956">
              <w:rPr>
                <w:noProof/>
                <w:webHidden/>
              </w:rPr>
              <w:fldChar w:fldCharType="separate"/>
            </w:r>
            <w:r w:rsidR="009B4956">
              <w:rPr>
                <w:noProof/>
                <w:webHidden/>
              </w:rPr>
              <w:t>44</w:t>
            </w:r>
            <w:r w:rsidR="009B4956">
              <w:rPr>
                <w:noProof/>
                <w:webHidden/>
              </w:rPr>
              <w:fldChar w:fldCharType="end"/>
            </w:r>
          </w:hyperlink>
        </w:p>
        <w:p w14:paraId="6C464E6C" w14:textId="6222E6F3" w:rsidR="009B4956" w:rsidRDefault="003B0E6D">
          <w:pPr>
            <w:pStyle w:val="TOC1"/>
            <w:tabs>
              <w:tab w:val="right" w:leader="dot" w:pos="9350"/>
            </w:tabs>
            <w:rPr>
              <w:rFonts w:eastAsiaTheme="minorEastAsia"/>
              <w:noProof/>
              <w:lang w:val="en-US"/>
            </w:rPr>
          </w:pPr>
          <w:hyperlink w:anchor="_Toc153748329" w:history="1">
            <w:r w:rsidR="009B4956" w:rsidRPr="00A55BB2">
              <w:rPr>
                <w:rStyle w:val="Hyperlink"/>
                <w:rFonts w:ascii="Times New Roman" w:hAnsi="Times New Roman" w:cs="Times New Roman"/>
                <w:b/>
                <w:bCs/>
                <w:noProof/>
                <w:lang w:val="en-MY"/>
              </w:rPr>
              <w:t>11. Recommendations for Additional Security Measures</w:t>
            </w:r>
            <w:r w:rsidR="009B4956">
              <w:rPr>
                <w:noProof/>
                <w:webHidden/>
              </w:rPr>
              <w:tab/>
            </w:r>
            <w:r w:rsidR="009B4956">
              <w:rPr>
                <w:noProof/>
                <w:webHidden/>
              </w:rPr>
              <w:fldChar w:fldCharType="begin"/>
            </w:r>
            <w:r w:rsidR="009B4956">
              <w:rPr>
                <w:noProof/>
                <w:webHidden/>
              </w:rPr>
              <w:instrText xml:space="preserve"> PAGEREF _Toc153748329 \h </w:instrText>
            </w:r>
            <w:r w:rsidR="009B4956">
              <w:rPr>
                <w:noProof/>
                <w:webHidden/>
              </w:rPr>
            </w:r>
            <w:r w:rsidR="009B4956">
              <w:rPr>
                <w:noProof/>
                <w:webHidden/>
              </w:rPr>
              <w:fldChar w:fldCharType="separate"/>
            </w:r>
            <w:r w:rsidR="009B4956">
              <w:rPr>
                <w:noProof/>
                <w:webHidden/>
              </w:rPr>
              <w:t>46</w:t>
            </w:r>
            <w:r w:rsidR="009B4956">
              <w:rPr>
                <w:noProof/>
                <w:webHidden/>
              </w:rPr>
              <w:fldChar w:fldCharType="end"/>
            </w:r>
          </w:hyperlink>
        </w:p>
        <w:p w14:paraId="603B87FC" w14:textId="35578FD0" w:rsidR="009B4956" w:rsidRDefault="003B0E6D">
          <w:pPr>
            <w:pStyle w:val="TOC2"/>
            <w:tabs>
              <w:tab w:val="right" w:leader="dot" w:pos="9350"/>
            </w:tabs>
            <w:rPr>
              <w:rFonts w:eastAsiaTheme="minorEastAsia"/>
              <w:noProof/>
              <w:lang w:val="en-US"/>
            </w:rPr>
          </w:pPr>
          <w:hyperlink w:anchor="_Toc153748330" w:history="1">
            <w:r w:rsidR="009B4956" w:rsidRPr="00A55BB2">
              <w:rPr>
                <w:rStyle w:val="Hyperlink"/>
                <w:rFonts w:ascii="Times New Roman" w:hAnsi="Times New Roman" w:cs="Times New Roman"/>
                <w:b/>
                <w:bCs/>
                <w:noProof/>
              </w:rPr>
              <w:t>11.1 Recommendation #1: Access Control Lists (ACLs)</w:t>
            </w:r>
            <w:r w:rsidR="009B4956">
              <w:rPr>
                <w:noProof/>
                <w:webHidden/>
              </w:rPr>
              <w:tab/>
            </w:r>
            <w:r w:rsidR="009B4956">
              <w:rPr>
                <w:noProof/>
                <w:webHidden/>
              </w:rPr>
              <w:fldChar w:fldCharType="begin"/>
            </w:r>
            <w:r w:rsidR="009B4956">
              <w:rPr>
                <w:noProof/>
                <w:webHidden/>
              </w:rPr>
              <w:instrText xml:space="preserve"> PAGEREF _Toc153748330 \h </w:instrText>
            </w:r>
            <w:r w:rsidR="009B4956">
              <w:rPr>
                <w:noProof/>
                <w:webHidden/>
              </w:rPr>
            </w:r>
            <w:r w:rsidR="009B4956">
              <w:rPr>
                <w:noProof/>
                <w:webHidden/>
              </w:rPr>
              <w:fldChar w:fldCharType="separate"/>
            </w:r>
            <w:r w:rsidR="009B4956">
              <w:rPr>
                <w:noProof/>
                <w:webHidden/>
              </w:rPr>
              <w:t>46</w:t>
            </w:r>
            <w:r w:rsidR="009B4956">
              <w:rPr>
                <w:noProof/>
                <w:webHidden/>
              </w:rPr>
              <w:fldChar w:fldCharType="end"/>
            </w:r>
          </w:hyperlink>
        </w:p>
        <w:p w14:paraId="66DCA709" w14:textId="5A7AC73D" w:rsidR="009B4956" w:rsidRDefault="003B0E6D">
          <w:pPr>
            <w:pStyle w:val="TOC2"/>
            <w:tabs>
              <w:tab w:val="right" w:leader="dot" w:pos="9350"/>
            </w:tabs>
            <w:rPr>
              <w:rFonts w:eastAsiaTheme="minorEastAsia"/>
              <w:noProof/>
              <w:lang w:val="en-US"/>
            </w:rPr>
          </w:pPr>
          <w:hyperlink w:anchor="_Toc153748331" w:history="1">
            <w:r w:rsidR="009B4956" w:rsidRPr="00A55BB2">
              <w:rPr>
                <w:rStyle w:val="Hyperlink"/>
                <w:rFonts w:ascii="Times New Roman" w:hAnsi="Times New Roman" w:cs="Times New Roman"/>
                <w:b/>
                <w:bCs/>
                <w:noProof/>
              </w:rPr>
              <w:t>11.2 Recommendation #2: Virtual Private Networks (VPNs)</w:t>
            </w:r>
            <w:r w:rsidR="009B4956">
              <w:rPr>
                <w:noProof/>
                <w:webHidden/>
              </w:rPr>
              <w:tab/>
            </w:r>
            <w:r w:rsidR="009B4956">
              <w:rPr>
                <w:noProof/>
                <w:webHidden/>
              </w:rPr>
              <w:fldChar w:fldCharType="begin"/>
            </w:r>
            <w:r w:rsidR="009B4956">
              <w:rPr>
                <w:noProof/>
                <w:webHidden/>
              </w:rPr>
              <w:instrText xml:space="preserve"> PAGEREF _Toc153748331 \h </w:instrText>
            </w:r>
            <w:r w:rsidR="009B4956">
              <w:rPr>
                <w:noProof/>
                <w:webHidden/>
              </w:rPr>
            </w:r>
            <w:r w:rsidR="009B4956">
              <w:rPr>
                <w:noProof/>
                <w:webHidden/>
              </w:rPr>
              <w:fldChar w:fldCharType="separate"/>
            </w:r>
            <w:r w:rsidR="009B4956">
              <w:rPr>
                <w:noProof/>
                <w:webHidden/>
              </w:rPr>
              <w:t>47</w:t>
            </w:r>
            <w:r w:rsidR="009B4956">
              <w:rPr>
                <w:noProof/>
                <w:webHidden/>
              </w:rPr>
              <w:fldChar w:fldCharType="end"/>
            </w:r>
          </w:hyperlink>
        </w:p>
        <w:p w14:paraId="3A00F1F7" w14:textId="0D5DC0C5" w:rsidR="009B4956" w:rsidRDefault="003B0E6D">
          <w:pPr>
            <w:pStyle w:val="TOC2"/>
            <w:tabs>
              <w:tab w:val="right" w:leader="dot" w:pos="9350"/>
            </w:tabs>
            <w:rPr>
              <w:rFonts w:eastAsiaTheme="minorEastAsia"/>
              <w:noProof/>
              <w:lang w:val="en-US"/>
            </w:rPr>
          </w:pPr>
          <w:hyperlink w:anchor="_Toc153748332" w:history="1">
            <w:r w:rsidR="009B4956" w:rsidRPr="00A55BB2">
              <w:rPr>
                <w:rStyle w:val="Hyperlink"/>
                <w:rFonts w:ascii="Times New Roman" w:hAnsi="Times New Roman" w:cs="Times New Roman"/>
                <w:b/>
                <w:bCs/>
                <w:noProof/>
              </w:rPr>
              <w:t>11.3 Recommendation #3: Secure Sockets Layer (SSL)/Transport Layer Security(TLS)</w:t>
            </w:r>
            <w:r w:rsidR="009B4956">
              <w:rPr>
                <w:noProof/>
                <w:webHidden/>
              </w:rPr>
              <w:tab/>
            </w:r>
            <w:r w:rsidR="009B4956">
              <w:rPr>
                <w:noProof/>
                <w:webHidden/>
              </w:rPr>
              <w:fldChar w:fldCharType="begin"/>
            </w:r>
            <w:r w:rsidR="009B4956">
              <w:rPr>
                <w:noProof/>
                <w:webHidden/>
              </w:rPr>
              <w:instrText xml:space="preserve"> PAGEREF _Toc153748332 \h </w:instrText>
            </w:r>
            <w:r w:rsidR="009B4956">
              <w:rPr>
                <w:noProof/>
                <w:webHidden/>
              </w:rPr>
            </w:r>
            <w:r w:rsidR="009B4956">
              <w:rPr>
                <w:noProof/>
                <w:webHidden/>
              </w:rPr>
              <w:fldChar w:fldCharType="separate"/>
            </w:r>
            <w:r w:rsidR="009B4956">
              <w:rPr>
                <w:noProof/>
                <w:webHidden/>
              </w:rPr>
              <w:t>48</w:t>
            </w:r>
            <w:r w:rsidR="009B4956">
              <w:rPr>
                <w:noProof/>
                <w:webHidden/>
              </w:rPr>
              <w:fldChar w:fldCharType="end"/>
            </w:r>
          </w:hyperlink>
        </w:p>
        <w:p w14:paraId="514F6792" w14:textId="17E486ED" w:rsidR="009B4956" w:rsidRDefault="003B0E6D">
          <w:pPr>
            <w:pStyle w:val="TOC1"/>
            <w:tabs>
              <w:tab w:val="right" w:leader="dot" w:pos="9350"/>
            </w:tabs>
            <w:rPr>
              <w:rFonts w:eastAsiaTheme="minorEastAsia"/>
              <w:noProof/>
              <w:lang w:val="en-US"/>
            </w:rPr>
          </w:pPr>
          <w:hyperlink w:anchor="_Toc153748333" w:history="1">
            <w:r w:rsidR="009B4956" w:rsidRPr="00A55BB2">
              <w:rPr>
                <w:rStyle w:val="Hyperlink"/>
                <w:rFonts w:ascii="Times New Roman" w:hAnsi="Times New Roman" w:cs="Times New Roman"/>
                <w:b/>
                <w:bCs/>
                <w:noProof/>
                <w:lang w:val="en-MY"/>
              </w:rPr>
              <w:t>12. Conclusion</w:t>
            </w:r>
            <w:r w:rsidR="009B4956">
              <w:rPr>
                <w:noProof/>
                <w:webHidden/>
              </w:rPr>
              <w:tab/>
            </w:r>
            <w:r w:rsidR="009B4956">
              <w:rPr>
                <w:noProof/>
                <w:webHidden/>
              </w:rPr>
              <w:fldChar w:fldCharType="begin"/>
            </w:r>
            <w:r w:rsidR="009B4956">
              <w:rPr>
                <w:noProof/>
                <w:webHidden/>
              </w:rPr>
              <w:instrText xml:space="preserve"> PAGEREF _Toc153748333 \h </w:instrText>
            </w:r>
            <w:r w:rsidR="009B4956">
              <w:rPr>
                <w:noProof/>
                <w:webHidden/>
              </w:rPr>
            </w:r>
            <w:r w:rsidR="009B4956">
              <w:rPr>
                <w:noProof/>
                <w:webHidden/>
              </w:rPr>
              <w:fldChar w:fldCharType="separate"/>
            </w:r>
            <w:r w:rsidR="009B4956">
              <w:rPr>
                <w:noProof/>
                <w:webHidden/>
              </w:rPr>
              <w:t>49</w:t>
            </w:r>
            <w:r w:rsidR="009B4956">
              <w:rPr>
                <w:noProof/>
                <w:webHidden/>
              </w:rPr>
              <w:fldChar w:fldCharType="end"/>
            </w:r>
          </w:hyperlink>
        </w:p>
        <w:p w14:paraId="6E4539E2" w14:textId="63E10648" w:rsidR="009B4956" w:rsidRDefault="003B0E6D">
          <w:pPr>
            <w:pStyle w:val="TOC1"/>
            <w:tabs>
              <w:tab w:val="right" w:leader="dot" w:pos="9350"/>
            </w:tabs>
            <w:rPr>
              <w:rFonts w:eastAsiaTheme="minorEastAsia"/>
              <w:noProof/>
              <w:lang w:val="en-US"/>
            </w:rPr>
          </w:pPr>
          <w:hyperlink w:anchor="_Toc153748334" w:history="1">
            <w:r w:rsidR="009B4956" w:rsidRPr="00A55BB2">
              <w:rPr>
                <w:rStyle w:val="Hyperlink"/>
                <w:rFonts w:ascii="Times New Roman" w:hAnsi="Times New Roman" w:cs="Times New Roman"/>
                <w:b/>
                <w:bCs/>
                <w:noProof/>
                <w:lang w:val="en-MY"/>
              </w:rPr>
              <w:t>13. References</w:t>
            </w:r>
            <w:r w:rsidR="009B4956">
              <w:rPr>
                <w:noProof/>
                <w:webHidden/>
              </w:rPr>
              <w:tab/>
            </w:r>
            <w:r w:rsidR="009B4956">
              <w:rPr>
                <w:noProof/>
                <w:webHidden/>
              </w:rPr>
              <w:fldChar w:fldCharType="begin"/>
            </w:r>
            <w:r w:rsidR="009B4956">
              <w:rPr>
                <w:noProof/>
                <w:webHidden/>
              </w:rPr>
              <w:instrText xml:space="preserve"> PAGEREF _Toc153748334 \h </w:instrText>
            </w:r>
            <w:r w:rsidR="009B4956">
              <w:rPr>
                <w:noProof/>
                <w:webHidden/>
              </w:rPr>
            </w:r>
            <w:r w:rsidR="009B4956">
              <w:rPr>
                <w:noProof/>
                <w:webHidden/>
              </w:rPr>
              <w:fldChar w:fldCharType="separate"/>
            </w:r>
            <w:r w:rsidR="009B4956">
              <w:rPr>
                <w:noProof/>
                <w:webHidden/>
              </w:rPr>
              <w:t>50</w:t>
            </w:r>
            <w:r w:rsidR="009B4956">
              <w:rPr>
                <w:noProof/>
                <w:webHidden/>
              </w:rPr>
              <w:fldChar w:fldCharType="end"/>
            </w:r>
          </w:hyperlink>
        </w:p>
        <w:p w14:paraId="30EAA8F5" w14:textId="70CA77E1" w:rsidR="13B194D9" w:rsidRDefault="008D29C2" w:rsidP="007856C6">
          <w:pPr>
            <w:spacing w:line="360" w:lineRule="auto"/>
          </w:pPr>
          <w:r>
            <w:rPr>
              <w:b/>
              <w:bCs/>
              <w:noProof/>
            </w:rPr>
            <w:fldChar w:fldCharType="end"/>
          </w:r>
        </w:p>
      </w:sdtContent>
    </w:sdt>
    <w:p w14:paraId="2D93E6B5" w14:textId="3608D536" w:rsidR="008D29C2" w:rsidRPr="00B53F79" w:rsidRDefault="008D29C2" w:rsidP="00D6166A">
      <w:pPr>
        <w:pStyle w:val="TOCHeading"/>
        <w:spacing w:line="360" w:lineRule="auto"/>
        <w:jc w:val="center"/>
        <w:rPr>
          <w:rFonts w:ascii="Times New Roman" w:hAnsi="Times New Roman" w:cs="Times New Roman"/>
          <w:b/>
          <w:bCs/>
        </w:rPr>
      </w:pPr>
      <w:r w:rsidRPr="008D29C2">
        <w:rPr>
          <w:rFonts w:ascii="Times New Roman" w:hAnsi="Times New Roman" w:cs="Times New Roman"/>
          <w:b/>
          <w:bCs/>
        </w:rPr>
        <w:t xml:space="preserve">Table of </w:t>
      </w:r>
      <w:r>
        <w:rPr>
          <w:rFonts w:ascii="Times New Roman" w:hAnsi="Times New Roman" w:cs="Times New Roman"/>
          <w:b/>
          <w:bCs/>
        </w:rPr>
        <w:t>Figures</w:t>
      </w:r>
    </w:p>
    <w:p w14:paraId="73AF81DB" w14:textId="0E839E99" w:rsidR="00FC2C86" w:rsidRDefault="00B53F79">
      <w:pPr>
        <w:pStyle w:val="TableofFigures"/>
        <w:tabs>
          <w:tab w:val="right" w:leader="dot" w:pos="9350"/>
        </w:tabs>
        <w:rPr>
          <w:rFonts w:eastAsiaTheme="minorEastAsia"/>
          <w:noProof/>
          <w:lang w:val="en-US" w:eastAsia="ja-JP"/>
        </w:rPr>
      </w:pPr>
      <w:r>
        <w:fldChar w:fldCharType="begin"/>
      </w:r>
      <w:r>
        <w:instrText xml:space="preserve"> TOC \h \z \c "Figure" </w:instrText>
      </w:r>
      <w:r>
        <w:fldChar w:fldCharType="separate"/>
      </w:r>
      <w:hyperlink w:anchor="_Toc153749177" w:history="1">
        <w:r w:rsidR="00FC2C86" w:rsidRPr="00850E1B">
          <w:rPr>
            <w:rStyle w:val="Hyperlink"/>
            <w:rFonts w:ascii="Times New Roman" w:hAnsi="Times New Roman" w:cs="Times New Roman"/>
            <w:b/>
            <w:bCs/>
            <w:noProof/>
          </w:rPr>
          <w:t>Figure 1: Network Layout</w:t>
        </w:r>
        <w:r w:rsidR="00FC2C86">
          <w:rPr>
            <w:noProof/>
            <w:webHidden/>
          </w:rPr>
          <w:tab/>
        </w:r>
        <w:r w:rsidR="00FC2C86">
          <w:rPr>
            <w:noProof/>
            <w:webHidden/>
          </w:rPr>
          <w:fldChar w:fldCharType="begin"/>
        </w:r>
        <w:r w:rsidR="00FC2C86">
          <w:rPr>
            <w:noProof/>
            <w:webHidden/>
          </w:rPr>
          <w:instrText xml:space="preserve"> PAGEREF _Toc153749177 \h </w:instrText>
        </w:r>
        <w:r w:rsidR="00FC2C86">
          <w:rPr>
            <w:noProof/>
            <w:webHidden/>
          </w:rPr>
        </w:r>
        <w:r w:rsidR="00FC2C86">
          <w:rPr>
            <w:noProof/>
            <w:webHidden/>
          </w:rPr>
          <w:fldChar w:fldCharType="separate"/>
        </w:r>
        <w:r w:rsidR="00FC2C86">
          <w:rPr>
            <w:noProof/>
            <w:webHidden/>
          </w:rPr>
          <w:t>5</w:t>
        </w:r>
        <w:r w:rsidR="00FC2C86">
          <w:rPr>
            <w:noProof/>
            <w:webHidden/>
          </w:rPr>
          <w:fldChar w:fldCharType="end"/>
        </w:r>
      </w:hyperlink>
    </w:p>
    <w:p w14:paraId="2F15A984" w14:textId="70B2947C" w:rsidR="00FC2C86" w:rsidRDefault="00FC2C86">
      <w:pPr>
        <w:pStyle w:val="TableofFigures"/>
        <w:tabs>
          <w:tab w:val="right" w:leader="dot" w:pos="9350"/>
        </w:tabs>
        <w:rPr>
          <w:rFonts w:eastAsiaTheme="minorEastAsia"/>
          <w:noProof/>
          <w:lang w:val="en-US" w:eastAsia="ja-JP"/>
        </w:rPr>
      </w:pPr>
      <w:hyperlink w:anchor="_Toc153749178" w:history="1">
        <w:r w:rsidRPr="00850E1B">
          <w:rPr>
            <w:rStyle w:val="Hyperlink"/>
            <w:rFonts w:ascii="Times New Roman" w:hAnsi="Times New Roman" w:cs="Times New Roman"/>
            <w:b/>
            <w:bCs/>
            <w:noProof/>
          </w:rPr>
          <w:t>Figure 2: IP Addressing of KL Network</w:t>
        </w:r>
        <w:r>
          <w:rPr>
            <w:noProof/>
            <w:webHidden/>
          </w:rPr>
          <w:tab/>
        </w:r>
        <w:r>
          <w:rPr>
            <w:noProof/>
            <w:webHidden/>
          </w:rPr>
          <w:fldChar w:fldCharType="begin"/>
        </w:r>
        <w:r>
          <w:rPr>
            <w:noProof/>
            <w:webHidden/>
          </w:rPr>
          <w:instrText xml:space="preserve"> PAGEREF _Toc153749178 \h </w:instrText>
        </w:r>
        <w:r>
          <w:rPr>
            <w:noProof/>
            <w:webHidden/>
          </w:rPr>
        </w:r>
        <w:r>
          <w:rPr>
            <w:noProof/>
            <w:webHidden/>
          </w:rPr>
          <w:fldChar w:fldCharType="separate"/>
        </w:r>
        <w:r>
          <w:rPr>
            <w:noProof/>
            <w:webHidden/>
          </w:rPr>
          <w:t>6</w:t>
        </w:r>
        <w:r>
          <w:rPr>
            <w:noProof/>
            <w:webHidden/>
          </w:rPr>
          <w:fldChar w:fldCharType="end"/>
        </w:r>
      </w:hyperlink>
    </w:p>
    <w:p w14:paraId="6D1509A3" w14:textId="60562415" w:rsidR="00FC2C86" w:rsidRDefault="00FC2C86">
      <w:pPr>
        <w:pStyle w:val="TableofFigures"/>
        <w:tabs>
          <w:tab w:val="right" w:leader="dot" w:pos="9350"/>
        </w:tabs>
        <w:rPr>
          <w:rFonts w:eastAsiaTheme="minorEastAsia"/>
          <w:noProof/>
          <w:lang w:val="en-US" w:eastAsia="ja-JP"/>
        </w:rPr>
      </w:pPr>
      <w:hyperlink w:anchor="_Toc153749179" w:history="1">
        <w:r w:rsidRPr="00850E1B">
          <w:rPr>
            <w:rStyle w:val="Hyperlink"/>
            <w:rFonts w:ascii="Times New Roman" w:hAnsi="Times New Roman" w:cs="Times New Roman"/>
            <w:b/>
            <w:bCs/>
            <w:noProof/>
          </w:rPr>
          <w:t>Figure 3: IP Addressing of Server Farm Network</w:t>
        </w:r>
        <w:r>
          <w:rPr>
            <w:noProof/>
            <w:webHidden/>
          </w:rPr>
          <w:tab/>
        </w:r>
        <w:r>
          <w:rPr>
            <w:noProof/>
            <w:webHidden/>
          </w:rPr>
          <w:fldChar w:fldCharType="begin"/>
        </w:r>
        <w:r>
          <w:rPr>
            <w:noProof/>
            <w:webHidden/>
          </w:rPr>
          <w:instrText xml:space="preserve"> PAGEREF _Toc153749179 \h </w:instrText>
        </w:r>
        <w:r>
          <w:rPr>
            <w:noProof/>
            <w:webHidden/>
          </w:rPr>
        </w:r>
        <w:r>
          <w:rPr>
            <w:noProof/>
            <w:webHidden/>
          </w:rPr>
          <w:fldChar w:fldCharType="separate"/>
        </w:r>
        <w:r>
          <w:rPr>
            <w:noProof/>
            <w:webHidden/>
          </w:rPr>
          <w:t>6</w:t>
        </w:r>
        <w:r>
          <w:rPr>
            <w:noProof/>
            <w:webHidden/>
          </w:rPr>
          <w:fldChar w:fldCharType="end"/>
        </w:r>
      </w:hyperlink>
    </w:p>
    <w:p w14:paraId="5B1FA681" w14:textId="7376158B" w:rsidR="00FC2C86" w:rsidRDefault="00FC2C86">
      <w:pPr>
        <w:pStyle w:val="TableofFigures"/>
        <w:tabs>
          <w:tab w:val="right" w:leader="dot" w:pos="9350"/>
        </w:tabs>
        <w:rPr>
          <w:rFonts w:eastAsiaTheme="minorEastAsia"/>
          <w:noProof/>
          <w:lang w:val="en-US" w:eastAsia="ja-JP"/>
        </w:rPr>
      </w:pPr>
      <w:hyperlink w:anchor="_Toc153749180" w:history="1">
        <w:r w:rsidRPr="00850E1B">
          <w:rPr>
            <w:rStyle w:val="Hyperlink"/>
            <w:rFonts w:ascii="Times New Roman" w:hAnsi="Times New Roman" w:cs="Times New Roman"/>
            <w:b/>
            <w:bCs/>
            <w:noProof/>
          </w:rPr>
          <w:t>Figure 4: Wan Connections</w:t>
        </w:r>
        <w:r>
          <w:rPr>
            <w:noProof/>
            <w:webHidden/>
          </w:rPr>
          <w:tab/>
        </w:r>
        <w:r>
          <w:rPr>
            <w:noProof/>
            <w:webHidden/>
          </w:rPr>
          <w:fldChar w:fldCharType="begin"/>
        </w:r>
        <w:r>
          <w:rPr>
            <w:noProof/>
            <w:webHidden/>
          </w:rPr>
          <w:instrText xml:space="preserve"> PAGEREF _Toc153749180 \h </w:instrText>
        </w:r>
        <w:r>
          <w:rPr>
            <w:noProof/>
            <w:webHidden/>
          </w:rPr>
        </w:r>
        <w:r>
          <w:rPr>
            <w:noProof/>
            <w:webHidden/>
          </w:rPr>
          <w:fldChar w:fldCharType="separate"/>
        </w:r>
        <w:r>
          <w:rPr>
            <w:noProof/>
            <w:webHidden/>
          </w:rPr>
          <w:t>6</w:t>
        </w:r>
        <w:r>
          <w:rPr>
            <w:noProof/>
            <w:webHidden/>
          </w:rPr>
          <w:fldChar w:fldCharType="end"/>
        </w:r>
      </w:hyperlink>
    </w:p>
    <w:p w14:paraId="6843791B" w14:textId="5FA66F51" w:rsidR="00FC2C86" w:rsidRDefault="00FC2C86">
      <w:pPr>
        <w:pStyle w:val="TableofFigures"/>
        <w:tabs>
          <w:tab w:val="right" w:leader="dot" w:pos="9350"/>
        </w:tabs>
        <w:rPr>
          <w:rFonts w:eastAsiaTheme="minorEastAsia"/>
          <w:noProof/>
          <w:lang w:val="en-US" w:eastAsia="ja-JP"/>
        </w:rPr>
      </w:pPr>
      <w:hyperlink w:anchor="_Toc153749181" w:history="1">
        <w:r w:rsidRPr="00850E1B">
          <w:rPr>
            <w:rStyle w:val="Hyperlink"/>
            <w:rFonts w:ascii="Times New Roman" w:hAnsi="Times New Roman" w:cs="Times New Roman"/>
            <w:b/>
            <w:bCs/>
            <w:noProof/>
          </w:rPr>
          <w:t>Figure 5: Wan Connections</w:t>
        </w:r>
        <w:r>
          <w:rPr>
            <w:noProof/>
            <w:webHidden/>
          </w:rPr>
          <w:tab/>
        </w:r>
        <w:r>
          <w:rPr>
            <w:noProof/>
            <w:webHidden/>
          </w:rPr>
          <w:fldChar w:fldCharType="begin"/>
        </w:r>
        <w:r>
          <w:rPr>
            <w:noProof/>
            <w:webHidden/>
          </w:rPr>
          <w:instrText xml:space="preserve"> PAGEREF _Toc153749181 \h </w:instrText>
        </w:r>
        <w:r>
          <w:rPr>
            <w:noProof/>
            <w:webHidden/>
          </w:rPr>
        </w:r>
        <w:r>
          <w:rPr>
            <w:noProof/>
            <w:webHidden/>
          </w:rPr>
          <w:fldChar w:fldCharType="separate"/>
        </w:r>
        <w:r>
          <w:rPr>
            <w:noProof/>
            <w:webHidden/>
          </w:rPr>
          <w:t>6</w:t>
        </w:r>
        <w:r>
          <w:rPr>
            <w:noProof/>
            <w:webHidden/>
          </w:rPr>
          <w:fldChar w:fldCharType="end"/>
        </w:r>
      </w:hyperlink>
    </w:p>
    <w:p w14:paraId="7F89DD44" w14:textId="16F4EB68" w:rsidR="00FC2C86" w:rsidRDefault="00FC2C86">
      <w:pPr>
        <w:pStyle w:val="TableofFigures"/>
        <w:tabs>
          <w:tab w:val="right" w:leader="dot" w:pos="9350"/>
        </w:tabs>
        <w:rPr>
          <w:rFonts w:eastAsiaTheme="minorEastAsia"/>
          <w:noProof/>
          <w:lang w:val="en-US" w:eastAsia="ja-JP"/>
        </w:rPr>
      </w:pPr>
      <w:hyperlink w:anchor="_Toc153749182" w:history="1">
        <w:r w:rsidRPr="00850E1B">
          <w:rPr>
            <w:rStyle w:val="Hyperlink"/>
            <w:rFonts w:ascii="Times New Roman" w:hAnsi="Times New Roman" w:cs="Times New Roman"/>
            <w:b/>
            <w:bCs/>
            <w:noProof/>
          </w:rPr>
          <w:t>Figure 6: VLAN Implementation</w:t>
        </w:r>
        <w:r>
          <w:rPr>
            <w:noProof/>
            <w:webHidden/>
          </w:rPr>
          <w:tab/>
        </w:r>
        <w:r>
          <w:rPr>
            <w:noProof/>
            <w:webHidden/>
          </w:rPr>
          <w:fldChar w:fldCharType="begin"/>
        </w:r>
        <w:r>
          <w:rPr>
            <w:noProof/>
            <w:webHidden/>
          </w:rPr>
          <w:instrText xml:space="preserve"> PAGEREF _Toc153749182 \h </w:instrText>
        </w:r>
        <w:r>
          <w:rPr>
            <w:noProof/>
            <w:webHidden/>
          </w:rPr>
        </w:r>
        <w:r>
          <w:rPr>
            <w:noProof/>
            <w:webHidden/>
          </w:rPr>
          <w:fldChar w:fldCharType="separate"/>
        </w:r>
        <w:r>
          <w:rPr>
            <w:noProof/>
            <w:webHidden/>
          </w:rPr>
          <w:t>8</w:t>
        </w:r>
        <w:r>
          <w:rPr>
            <w:noProof/>
            <w:webHidden/>
          </w:rPr>
          <w:fldChar w:fldCharType="end"/>
        </w:r>
      </w:hyperlink>
    </w:p>
    <w:p w14:paraId="66FA7F73" w14:textId="3D02112C" w:rsidR="00FC2C86" w:rsidRDefault="00FC2C86">
      <w:pPr>
        <w:pStyle w:val="TableofFigures"/>
        <w:tabs>
          <w:tab w:val="right" w:leader="dot" w:pos="9350"/>
        </w:tabs>
        <w:rPr>
          <w:rFonts w:eastAsiaTheme="minorEastAsia"/>
          <w:noProof/>
          <w:lang w:val="en-US" w:eastAsia="ja-JP"/>
        </w:rPr>
      </w:pPr>
      <w:hyperlink w:anchor="_Toc153749183" w:history="1">
        <w:r w:rsidRPr="00850E1B">
          <w:rPr>
            <w:rStyle w:val="Hyperlink"/>
            <w:rFonts w:ascii="Times New Roman" w:hAnsi="Times New Roman" w:cs="Times New Roman"/>
            <w:b/>
            <w:bCs/>
            <w:noProof/>
          </w:rPr>
          <w:t>Figure 7: VLAN Implementation</w:t>
        </w:r>
        <w:r>
          <w:rPr>
            <w:noProof/>
            <w:webHidden/>
          </w:rPr>
          <w:tab/>
        </w:r>
        <w:r>
          <w:rPr>
            <w:noProof/>
            <w:webHidden/>
          </w:rPr>
          <w:fldChar w:fldCharType="begin"/>
        </w:r>
        <w:r>
          <w:rPr>
            <w:noProof/>
            <w:webHidden/>
          </w:rPr>
          <w:instrText xml:space="preserve"> PAGEREF _Toc153749183 \h </w:instrText>
        </w:r>
        <w:r>
          <w:rPr>
            <w:noProof/>
            <w:webHidden/>
          </w:rPr>
        </w:r>
        <w:r>
          <w:rPr>
            <w:noProof/>
            <w:webHidden/>
          </w:rPr>
          <w:fldChar w:fldCharType="separate"/>
        </w:r>
        <w:r>
          <w:rPr>
            <w:noProof/>
            <w:webHidden/>
          </w:rPr>
          <w:t>8</w:t>
        </w:r>
        <w:r>
          <w:rPr>
            <w:noProof/>
            <w:webHidden/>
          </w:rPr>
          <w:fldChar w:fldCharType="end"/>
        </w:r>
      </w:hyperlink>
    </w:p>
    <w:p w14:paraId="32F84176" w14:textId="78E9C2D8" w:rsidR="00FC2C86" w:rsidRDefault="00FC2C86">
      <w:pPr>
        <w:pStyle w:val="TableofFigures"/>
        <w:tabs>
          <w:tab w:val="right" w:leader="dot" w:pos="9350"/>
        </w:tabs>
        <w:rPr>
          <w:rFonts w:eastAsiaTheme="minorEastAsia"/>
          <w:noProof/>
          <w:lang w:val="en-US" w:eastAsia="ja-JP"/>
        </w:rPr>
      </w:pPr>
      <w:hyperlink w:anchor="_Toc153749184" w:history="1">
        <w:r w:rsidRPr="00850E1B">
          <w:rPr>
            <w:rStyle w:val="Hyperlink"/>
            <w:rFonts w:ascii="Times New Roman" w:hAnsi="Times New Roman" w:cs="Times New Roman"/>
            <w:b/>
            <w:bCs/>
            <w:noProof/>
          </w:rPr>
          <w:t>Figure 8: VLAN Implementation</w:t>
        </w:r>
        <w:r>
          <w:rPr>
            <w:noProof/>
            <w:webHidden/>
          </w:rPr>
          <w:tab/>
        </w:r>
        <w:r>
          <w:rPr>
            <w:noProof/>
            <w:webHidden/>
          </w:rPr>
          <w:fldChar w:fldCharType="begin"/>
        </w:r>
        <w:r>
          <w:rPr>
            <w:noProof/>
            <w:webHidden/>
          </w:rPr>
          <w:instrText xml:space="preserve"> PAGEREF _Toc153749184 \h </w:instrText>
        </w:r>
        <w:r>
          <w:rPr>
            <w:noProof/>
            <w:webHidden/>
          </w:rPr>
        </w:r>
        <w:r>
          <w:rPr>
            <w:noProof/>
            <w:webHidden/>
          </w:rPr>
          <w:fldChar w:fldCharType="separate"/>
        </w:r>
        <w:r>
          <w:rPr>
            <w:noProof/>
            <w:webHidden/>
          </w:rPr>
          <w:t>9</w:t>
        </w:r>
        <w:r>
          <w:rPr>
            <w:noProof/>
            <w:webHidden/>
          </w:rPr>
          <w:fldChar w:fldCharType="end"/>
        </w:r>
      </w:hyperlink>
    </w:p>
    <w:p w14:paraId="78F407CF" w14:textId="7AB28337" w:rsidR="00FC2C86" w:rsidRDefault="00FC2C86">
      <w:pPr>
        <w:pStyle w:val="TableofFigures"/>
        <w:tabs>
          <w:tab w:val="right" w:leader="dot" w:pos="9350"/>
        </w:tabs>
        <w:rPr>
          <w:rFonts w:eastAsiaTheme="minorEastAsia"/>
          <w:noProof/>
          <w:lang w:val="en-US" w:eastAsia="ja-JP"/>
        </w:rPr>
      </w:pPr>
      <w:hyperlink w:anchor="_Toc153749185" w:history="1">
        <w:r w:rsidRPr="00850E1B">
          <w:rPr>
            <w:rStyle w:val="Hyperlink"/>
            <w:rFonts w:ascii="Times New Roman" w:hAnsi="Times New Roman" w:cs="Times New Roman"/>
            <w:b/>
            <w:bCs/>
            <w:noProof/>
          </w:rPr>
          <w:t>Figure 9: OSPF Routing Information with Gateway Distances</w:t>
        </w:r>
        <w:r>
          <w:rPr>
            <w:noProof/>
            <w:webHidden/>
          </w:rPr>
          <w:tab/>
        </w:r>
        <w:r>
          <w:rPr>
            <w:noProof/>
            <w:webHidden/>
          </w:rPr>
          <w:fldChar w:fldCharType="begin"/>
        </w:r>
        <w:r>
          <w:rPr>
            <w:noProof/>
            <w:webHidden/>
          </w:rPr>
          <w:instrText xml:space="preserve"> PAGEREF _Toc153749185 \h </w:instrText>
        </w:r>
        <w:r>
          <w:rPr>
            <w:noProof/>
            <w:webHidden/>
          </w:rPr>
        </w:r>
        <w:r>
          <w:rPr>
            <w:noProof/>
            <w:webHidden/>
          </w:rPr>
          <w:fldChar w:fldCharType="separate"/>
        </w:r>
        <w:r>
          <w:rPr>
            <w:noProof/>
            <w:webHidden/>
          </w:rPr>
          <w:t>10</w:t>
        </w:r>
        <w:r>
          <w:rPr>
            <w:noProof/>
            <w:webHidden/>
          </w:rPr>
          <w:fldChar w:fldCharType="end"/>
        </w:r>
      </w:hyperlink>
    </w:p>
    <w:p w14:paraId="44DC7607" w14:textId="2502B993" w:rsidR="00FC2C86" w:rsidRDefault="00FC2C86">
      <w:pPr>
        <w:pStyle w:val="TableofFigures"/>
        <w:tabs>
          <w:tab w:val="right" w:leader="dot" w:pos="9350"/>
        </w:tabs>
        <w:rPr>
          <w:rFonts w:eastAsiaTheme="minorEastAsia"/>
          <w:noProof/>
          <w:lang w:val="en-US" w:eastAsia="ja-JP"/>
        </w:rPr>
      </w:pPr>
      <w:hyperlink w:anchor="_Toc153749186" w:history="1">
        <w:r w:rsidRPr="00850E1B">
          <w:rPr>
            <w:rStyle w:val="Hyperlink"/>
            <w:rFonts w:ascii="Times New Roman" w:hAnsi="Times New Roman" w:cs="Times New Roman"/>
            <w:b/>
            <w:bCs/>
            <w:noProof/>
          </w:rPr>
          <w:t>Figure 23: WLAN Configuration of F3 group</w:t>
        </w:r>
        <w:r>
          <w:rPr>
            <w:noProof/>
            <w:webHidden/>
          </w:rPr>
          <w:tab/>
        </w:r>
        <w:r>
          <w:rPr>
            <w:noProof/>
            <w:webHidden/>
          </w:rPr>
          <w:fldChar w:fldCharType="begin"/>
        </w:r>
        <w:r>
          <w:rPr>
            <w:noProof/>
            <w:webHidden/>
          </w:rPr>
          <w:instrText xml:space="preserve"> PAGEREF _Toc153749186 \h </w:instrText>
        </w:r>
        <w:r>
          <w:rPr>
            <w:noProof/>
            <w:webHidden/>
          </w:rPr>
        </w:r>
        <w:r>
          <w:rPr>
            <w:noProof/>
            <w:webHidden/>
          </w:rPr>
          <w:fldChar w:fldCharType="separate"/>
        </w:r>
        <w:r>
          <w:rPr>
            <w:noProof/>
            <w:webHidden/>
          </w:rPr>
          <w:t>26</w:t>
        </w:r>
        <w:r>
          <w:rPr>
            <w:noProof/>
            <w:webHidden/>
          </w:rPr>
          <w:fldChar w:fldCharType="end"/>
        </w:r>
      </w:hyperlink>
    </w:p>
    <w:p w14:paraId="58A8BEB0" w14:textId="200B3023" w:rsidR="00FC2C86" w:rsidRDefault="00FC2C86">
      <w:pPr>
        <w:pStyle w:val="TableofFigures"/>
        <w:tabs>
          <w:tab w:val="right" w:leader="dot" w:pos="9350"/>
        </w:tabs>
        <w:rPr>
          <w:rFonts w:eastAsiaTheme="minorEastAsia"/>
          <w:noProof/>
          <w:lang w:val="en-US" w:eastAsia="ja-JP"/>
        </w:rPr>
      </w:pPr>
      <w:hyperlink w:anchor="_Toc153749187" w:history="1">
        <w:r w:rsidRPr="00850E1B">
          <w:rPr>
            <w:rStyle w:val="Hyperlink"/>
            <w:rFonts w:ascii="Times New Roman" w:hAnsi="Times New Roman" w:cs="Times New Roman"/>
            <w:b/>
            <w:bCs/>
            <w:noProof/>
          </w:rPr>
          <w:t>Figure 27:26 : Configured WLAN IDs</w:t>
        </w:r>
        <w:r>
          <w:rPr>
            <w:noProof/>
            <w:webHidden/>
          </w:rPr>
          <w:tab/>
        </w:r>
        <w:r>
          <w:rPr>
            <w:noProof/>
            <w:webHidden/>
          </w:rPr>
          <w:fldChar w:fldCharType="begin"/>
        </w:r>
        <w:r>
          <w:rPr>
            <w:noProof/>
            <w:webHidden/>
          </w:rPr>
          <w:instrText xml:space="preserve"> PAGEREF _Toc153749187 \h </w:instrText>
        </w:r>
        <w:r>
          <w:rPr>
            <w:noProof/>
            <w:webHidden/>
          </w:rPr>
        </w:r>
        <w:r>
          <w:rPr>
            <w:noProof/>
            <w:webHidden/>
          </w:rPr>
          <w:fldChar w:fldCharType="separate"/>
        </w:r>
        <w:r>
          <w:rPr>
            <w:noProof/>
            <w:webHidden/>
          </w:rPr>
          <w:t>30</w:t>
        </w:r>
        <w:r>
          <w:rPr>
            <w:noProof/>
            <w:webHidden/>
          </w:rPr>
          <w:fldChar w:fldCharType="end"/>
        </w:r>
      </w:hyperlink>
    </w:p>
    <w:p w14:paraId="5CA83F1A" w14:textId="12A63529" w:rsidR="00FC2C86" w:rsidRDefault="00FC2C86">
      <w:pPr>
        <w:pStyle w:val="TableofFigures"/>
        <w:tabs>
          <w:tab w:val="right" w:leader="dot" w:pos="9350"/>
        </w:tabs>
        <w:rPr>
          <w:rFonts w:eastAsiaTheme="minorEastAsia"/>
          <w:noProof/>
          <w:lang w:val="en-US" w:eastAsia="ja-JP"/>
        </w:rPr>
      </w:pPr>
      <w:hyperlink w:anchor="_Toc153749188" w:history="1">
        <w:r w:rsidRPr="00850E1B">
          <w:rPr>
            <w:rStyle w:val="Hyperlink"/>
            <w:rFonts w:ascii="Times New Roman" w:hAnsi="Times New Roman" w:cs="Times New Roman"/>
            <w:b/>
            <w:bCs/>
            <w:noProof/>
          </w:rPr>
          <w:t>Figure 36: Configuration of Web Server</w:t>
        </w:r>
        <w:r>
          <w:rPr>
            <w:noProof/>
            <w:webHidden/>
          </w:rPr>
          <w:tab/>
        </w:r>
        <w:r>
          <w:rPr>
            <w:noProof/>
            <w:webHidden/>
          </w:rPr>
          <w:fldChar w:fldCharType="begin"/>
        </w:r>
        <w:r>
          <w:rPr>
            <w:noProof/>
            <w:webHidden/>
          </w:rPr>
          <w:instrText xml:space="preserve"> PAGEREF _Toc153749188 \h </w:instrText>
        </w:r>
        <w:r>
          <w:rPr>
            <w:noProof/>
            <w:webHidden/>
          </w:rPr>
        </w:r>
        <w:r>
          <w:rPr>
            <w:noProof/>
            <w:webHidden/>
          </w:rPr>
          <w:fldChar w:fldCharType="separate"/>
        </w:r>
        <w:r>
          <w:rPr>
            <w:noProof/>
            <w:webHidden/>
          </w:rPr>
          <w:t>39</w:t>
        </w:r>
        <w:r>
          <w:rPr>
            <w:noProof/>
            <w:webHidden/>
          </w:rPr>
          <w:fldChar w:fldCharType="end"/>
        </w:r>
      </w:hyperlink>
    </w:p>
    <w:p w14:paraId="3D89A821" w14:textId="0704146A" w:rsidR="00FC2C86" w:rsidRDefault="00FC2C86">
      <w:pPr>
        <w:pStyle w:val="TableofFigures"/>
        <w:tabs>
          <w:tab w:val="right" w:leader="dot" w:pos="9350"/>
        </w:tabs>
        <w:rPr>
          <w:rFonts w:eastAsiaTheme="minorEastAsia"/>
          <w:noProof/>
          <w:lang w:val="en-US" w:eastAsia="ja-JP"/>
        </w:rPr>
      </w:pPr>
      <w:hyperlink w:anchor="_Toc153749189" w:history="1">
        <w:r w:rsidRPr="00850E1B">
          <w:rPr>
            <w:rStyle w:val="Hyperlink"/>
            <w:rFonts w:ascii="Times New Roman" w:hAnsi="Times New Roman" w:cs="Times New Roman"/>
            <w:b/>
            <w:bCs/>
            <w:noProof/>
          </w:rPr>
          <w:t>Figure 37: Configuration of FTP Server</w:t>
        </w:r>
        <w:r>
          <w:rPr>
            <w:noProof/>
            <w:webHidden/>
          </w:rPr>
          <w:tab/>
        </w:r>
        <w:r>
          <w:rPr>
            <w:noProof/>
            <w:webHidden/>
          </w:rPr>
          <w:fldChar w:fldCharType="begin"/>
        </w:r>
        <w:r>
          <w:rPr>
            <w:noProof/>
            <w:webHidden/>
          </w:rPr>
          <w:instrText xml:space="preserve"> PAGEREF _Toc153749189 \h </w:instrText>
        </w:r>
        <w:r>
          <w:rPr>
            <w:noProof/>
            <w:webHidden/>
          </w:rPr>
        </w:r>
        <w:r>
          <w:rPr>
            <w:noProof/>
            <w:webHidden/>
          </w:rPr>
          <w:fldChar w:fldCharType="separate"/>
        </w:r>
        <w:r>
          <w:rPr>
            <w:noProof/>
            <w:webHidden/>
          </w:rPr>
          <w:t>40</w:t>
        </w:r>
        <w:r>
          <w:rPr>
            <w:noProof/>
            <w:webHidden/>
          </w:rPr>
          <w:fldChar w:fldCharType="end"/>
        </w:r>
      </w:hyperlink>
    </w:p>
    <w:p w14:paraId="6503D21A" w14:textId="2C036F62" w:rsidR="00FC2C86" w:rsidRDefault="00FC2C86">
      <w:pPr>
        <w:pStyle w:val="TableofFigures"/>
        <w:tabs>
          <w:tab w:val="right" w:leader="dot" w:pos="9350"/>
        </w:tabs>
        <w:rPr>
          <w:rFonts w:eastAsiaTheme="minorEastAsia"/>
          <w:noProof/>
          <w:lang w:val="en-US" w:eastAsia="ja-JP"/>
        </w:rPr>
      </w:pPr>
      <w:hyperlink w:anchor="_Toc153749190" w:history="1">
        <w:r w:rsidRPr="00850E1B">
          <w:rPr>
            <w:rStyle w:val="Hyperlink"/>
            <w:rFonts w:ascii="Times New Roman" w:hAnsi="Times New Roman" w:cs="Times New Roman"/>
            <w:b/>
            <w:bCs/>
            <w:noProof/>
          </w:rPr>
          <w:t>Figure 38: Successfully pings from KT</w:t>
        </w:r>
        <w:r>
          <w:rPr>
            <w:noProof/>
            <w:webHidden/>
          </w:rPr>
          <w:tab/>
        </w:r>
        <w:r>
          <w:rPr>
            <w:noProof/>
            <w:webHidden/>
          </w:rPr>
          <w:fldChar w:fldCharType="begin"/>
        </w:r>
        <w:r>
          <w:rPr>
            <w:noProof/>
            <w:webHidden/>
          </w:rPr>
          <w:instrText xml:space="preserve"> PAGEREF _Toc153749190 \h </w:instrText>
        </w:r>
        <w:r>
          <w:rPr>
            <w:noProof/>
            <w:webHidden/>
          </w:rPr>
        </w:r>
        <w:r>
          <w:rPr>
            <w:noProof/>
            <w:webHidden/>
          </w:rPr>
          <w:fldChar w:fldCharType="separate"/>
        </w:r>
        <w:r>
          <w:rPr>
            <w:noProof/>
            <w:webHidden/>
          </w:rPr>
          <w:t>41</w:t>
        </w:r>
        <w:r>
          <w:rPr>
            <w:noProof/>
            <w:webHidden/>
          </w:rPr>
          <w:fldChar w:fldCharType="end"/>
        </w:r>
      </w:hyperlink>
    </w:p>
    <w:p w14:paraId="5EA020A9" w14:textId="6E2ACFC0" w:rsidR="00FC2C86" w:rsidRDefault="00FC2C86">
      <w:pPr>
        <w:pStyle w:val="TableofFigures"/>
        <w:tabs>
          <w:tab w:val="right" w:leader="dot" w:pos="9350"/>
        </w:tabs>
        <w:rPr>
          <w:rFonts w:eastAsiaTheme="minorEastAsia"/>
          <w:noProof/>
          <w:lang w:val="en-US" w:eastAsia="ja-JP"/>
        </w:rPr>
      </w:pPr>
      <w:hyperlink w:anchor="_Toc153749191" w:history="1">
        <w:r w:rsidRPr="00850E1B">
          <w:rPr>
            <w:rStyle w:val="Hyperlink"/>
            <w:rFonts w:ascii="Times New Roman" w:hAnsi="Times New Roman" w:cs="Times New Roman"/>
            <w:b/>
            <w:bCs/>
            <w:noProof/>
          </w:rPr>
          <w:t>Figure 39: Successfully pings from ServerFarm section</w:t>
        </w:r>
        <w:r>
          <w:rPr>
            <w:noProof/>
            <w:webHidden/>
          </w:rPr>
          <w:tab/>
        </w:r>
        <w:r>
          <w:rPr>
            <w:noProof/>
            <w:webHidden/>
          </w:rPr>
          <w:fldChar w:fldCharType="begin"/>
        </w:r>
        <w:r>
          <w:rPr>
            <w:noProof/>
            <w:webHidden/>
          </w:rPr>
          <w:instrText xml:space="preserve"> PAGEREF _Toc153749191 \h </w:instrText>
        </w:r>
        <w:r>
          <w:rPr>
            <w:noProof/>
            <w:webHidden/>
          </w:rPr>
        </w:r>
        <w:r>
          <w:rPr>
            <w:noProof/>
            <w:webHidden/>
          </w:rPr>
          <w:fldChar w:fldCharType="separate"/>
        </w:r>
        <w:r>
          <w:rPr>
            <w:noProof/>
            <w:webHidden/>
          </w:rPr>
          <w:t>41</w:t>
        </w:r>
        <w:r>
          <w:rPr>
            <w:noProof/>
            <w:webHidden/>
          </w:rPr>
          <w:fldChar w:fldCharType="end"/>
        </w:r>
      </w:hyperlink>
    </w:p>
    <w:p w14:paraId="4011DED8" w14:textId="54C91B05" w:rsidR="00FC2C86" w:rsidRDefault="00FC2C86">
      <w:pPr>
        <w:pStyle w:val="TableofFigures"/>
        <w:tabs>
          <w:tab w:val="right" w:leader="dot" w:pos="9350"/>
        </w:tabs>
        <w:rPr>
          <w:rFonts w:eastAsiaTheme="minorEastAsia"/>
          <w:noProof/>
          <w:lang w:val="en-US" w:eastAsia="ja-JP"/>
        </w:rPr>
      </w:pPr>
      <w:hyperlink w:anchor="_Toc153749192" w:history="1">
        <w:r w:rsidRPr="00850E1B">
          <w:rPr>
            <w:rStyle w:val="Hyperlink"/>
            <w:rFonts w:ascii="Times New Roman" w:hAnsi="Times New Roman" w:cs="Times New Roman"/>
            <w:b/>
            <w:bCs/>
            <w:noProof/>
          </w:rPr>
          <w:t>Figure 40: Successfully pings from HQ</w:t>
        </w:r>
        <w:r>
          <w:rPr>
            <w:noProof/>
            <w:webHidden/>
          </w:rPr>
          <w:tab/>
        </w:r>
        <w:r>
          <w:rPr>
            <w:noProof/>
            <w:webHidden/>
          </w:rPr>
          <w:fldChar w:fldCharType="begin"/>
        </w:r>
        <w:r>
          <w:rPr>
            <w:noProof/>
            <w:webHidden/>
          </w:rPr>
          <w:instrText xml:space="preserve"> PAGEREF _Toc153749192 \h </w:instrText>
        </w:r>
        <w:r>
          <w:rPr>
            <w:noProof/>
            <w:webHidden/>
          </w:rPr>
        </w:r>
        <w:r>
          <w:rPr>
            <w:noProof/>
            <w:webHidden/>
          </w:rPr>
          <w:fldChar w:fldCharType="separate"/>
        </w:r>
        <w:r>
          <w:rPr>
            <w:noProof/>
            <w:webHidden/>
          </w:rPr>
          <w:t>41</w:t>
        </w:r>
        <w:r>
          <w:rPr>
            <w:noProof/>
            <w:webHidden/>
          </w:rPr>
          <w:fldChar w:fldCharType="end"/>
        </w:r>
      </w:hyperlink>
    </w:p>
    <w:p w14:paraId="089ECA15" w14:textId="05F480B7" w:rsidR="00FC2C86" w:rsidRDefault="00FC2C86">
      <w:pPr>
        <w:pStyle w:val="TableofFigures"/>
        <w:tabs>
          <w:tab w:val="right" w:leader="dot" w:pos="9350"/>
        </w:tabs>
        <w:rPr>
          <w:rFonts w:eastAsiaTheme="minorEastAsia"/>
          <w:noProof/>
          <w:lang w:val="en-US" w:eastAsia="ja-JP"/>
        </w:rPr>
      </w:pPr>
      <w:hyperlink w:anchor="_Toc153749193" w:history="1">
        <w:r w:rsidRPr="00850E1B">
          <w:rPr>
            <w:rStyle w:val="Hyperlink"/>
            <w:rFonts w:ascii="Times New Roman" w:hAnsi="Times New Roman" w:cs="Times New Roman"/>
            <w:b/>
            <w:bCs/>
            <w:noProof/>
          </w:rPr>
          <w:t>Figure 41: Successful Ping Displayed</w:t>
        </w:r>
        <w:r>
          <w:rPr>
            <w:noProof/>
            <w:webHidden/>
          </w:rPr>
          <w:tab/>
        </w:r>
        <w:r>
          <w:rPr>
            <w:noProof/>
            <w:webHidden/>
          </w:rPr>
          <w:fldChar w:fldCharType="begin"/>
        </w:r>
        <w:r>
          <w:rPr>
            <w:noProof/>
            <w:webHidden/>
          </w:rPr>
          <w:instrText xml:space="preserve"> PAGEREF _Toc153749193 \h </w:instrText>
        </w:r>
        <w:r>
          <w:rPr>
            <w:noProof/>
            <w:webHidden/>
          </w:rPr>
        </w:r>
        <w:r>
          <w:rPr>
            <w:noProof/>
            <w:webHidden/>
          </w:rPr>
          <w:fldChar w:fldCharType="separate"/>
        </w:r>
        <w:r>
          <w:rPr>
            <w:noProof/>
            <w:webHidden/>
          </w:rPr>
          <w:t>42</w:t>
        </w:r>
        <w:r>
          <w:rPr>
            <w:noProof/>
            <w:webHidden/>
          </w:rPr>
          <w:fldChar w:fldCharType="end"/>
        </w:r>
      </w:hyperlink>
    </w:p>
    <w:p w14:paraId="4EBB314A" w14:textId="786817CE" w:rsidR="00FC2C86" w:rsidRDefault="00FC2C86">
      <w:pPr>
        <w:pStyle w:val="TableofFigures"/>
        <w:tabs>
          <w:tab w:val="right" w:leader="dot" w:pos="9350"/>
        </w:tabs>
        <w:rPr>
          <w:rFonts w:eastAsiaTheme="minorEastAsia"/>
          <w:noProof/>
          <w:lang w:val="en-US" w:eastAsia="ja-JP"/>
        </w:rPr>
      </w:pPr>
      <w:hyperlink w:anchor="_Toc153749194" w:history="1">
        <w:r w:rsidRPr="00850E1B">
          <w:rPr>
            <w:rStyle w:val="Hyperlink"/>
            <w:rFonts w:ascii="Times New Roman" w:hAnsi="Times New Roman" w:cs="Times New Roman"/>
            <w:b/>
            <w:bCs/>
            <w:noProof/>
          </w:rPr>
          <w:t>Figure 42: Successful Ping Displayed</w:t>
        </w:r>
        <w:r>
          <w:rPr>
            <w:noProof/>
            <w:webHidden/>
          </w:rPr>
          <w:tab/>
        </w:r>
        <w:r>
          <w:rPr>
            <w:noProof/>
            <w:webHidden/>
          </w:rPr>
          <w:fldChar w:fldCharType="begin"/>
        </w:r>
        <w:r>
          <w:rPr>
            <w:noProof/>
            <w:webHidden/>
          </w:rPr>
          <w:instrText xml:space="preserve"> PAGEREF _Toc153749194 \h </w:instrText>
        </w:r>
        <w:r>
          <w:rPr>
            <w:noProof/>
            <w:webHidden/>
          </w:rPr>
        </w:r>
        <w:r>
          <w:rPr>
            <w:noProof/>
            <w:webHidden/>
          </w:rPr>
          <w:fldChar w:fldCharType="separate"/>
        </w:r>
        <w:r>
          <w:rPr>
            <w:noProof/>
            <w:webHidden/>
          </w:rPr>
          <w:t>43</w:t>
        </w:r>
        <w:r>
          <w:rPr>
            <w:noProof/>
            <w:webHidden/>
          </w:rPr>
          <w:fldChar w:fldCharType="end"/>
        </w:r>
      </w:hyperlink>
    </w:p>
    <w:p w14:paraId="7E5EBD6B" w14:textId="11AB307D" w:rsidR="00FC2C86" w:rsidRDefault="00FC2C86">
      <w:pPr>
        <w:pStyle w:val="TableofFigures"/>
        <w:tabs>
          <w:tab w:val="right" w:leader="dot" w:pos="9350"/>
        </w:tabs>
        <w:rPr>
          <w:rFonts w:eastAsiaTheme="minorEastAsia"/>
          <w:noProof/>
          <w:lang w:val="en-US" w:eastAsia="ja-JP"/>
        </w:rPr>
      </w:pPr>
      <w:hyperlink w:anchor="_Toc153749195" w:history="1">
        <w:r w:rsidRPr="00850E1B">
          <w:rPr>
            <w:rStyle w:val="Hyperlink"/>
            <w:rFonts w:ascii="Times New Roman" w:hAnsi="Times New Roman" w:cs="Times New Roman"/>
            <w:b/>
            <w:bCs/>
            <w:noProof/>
          </w:rPr>
          <w:t>Figure : Securing Unused Ports and Implementation of Blackhole</w:t>
        </w:r>
        <w:r>
          <w:rPr>
            <w:noProof/>
            <w:webHidden/>
          </w:rPr>
          <w:tab/>
        </w:r>
        <w:r>
          <w:rPr>
            <w:noProof/>
            <w:webHidden/>
          </w:rPr>
          <w:fldChar w:fldCharType="begin"/>
        </w:r>
        <w:r>
          <w:rPr>
            <w:noProof/>
            <w:webHidden/>
          </w:rPr>
          <w:instrText xml:space="preserve"> PAGEREF _Toc153749195 \h </w:instrText>
        </w:r>
        <w:r>
          <w:rPr>
            <w:noProof/>
            <w:webHidden/>
          </w:rPr>
        </w:r>
        <w:r>
          <w:rPr>
            <w:noProof/>
            <w:webHidden/>
          </w:rPr>
          <w:fldChar w:fldCharType="separate"/>
        </w:r>
        <w:r>
          <w:rPr>
            <w:noProof/>
            <w:webHidden/>
          </w:rPr>
          <w:t>44</w:t>
        </w:r>
        <w:r>
          <w:rPr>
            <w:noProof/>
            <w:webHidden/>
          </w:rPr>
          <w:fldChar w:fldCharType="end"/>
        </w:r>
      </w:hyperlink>
    </w:p>
    <w:p w14:paraId="1395B466" w14:textId="5FED05E1" w:rsidR="00FC2C86" w:rsidRDefault="00FC2C86">
      <w:pPr>
        <w:pStyle w:val="TableofFigures"/>
        <w:tabs>
          <w:tab w:val="right" w:leader="dot" w:pos="9350"/>
        </w:tabs>
        <w:rPr>
          <w:rFonts w:eastAsiaTheme="minorEastAsia"/>
          <w:noProof/>
          <w:lang w:val="en-US" w:eastAsia="ja-JP"/>
        </w:rPr>
      </w:pPr>
      <w:hyperlink w:anchor="_Toc153749196" w:history="1">
        <w:r w:rsidRPr="00850E1B">
          <w:rPr>
            <w:rStyle w:val="Hyperlink"/>
            <w:rFonts w:ascii="Times New Roman" w:hAnsi="Times New Roman" w:cs="Times New Roman"/>
            <w:b/>
            <w:bCs/>
            <w:noProof/>
          </w:rPr>
          <w:t>Figure 44: Implemented Port Security</w:t>
        </w:r>
        <w:r>
          <w:rPr>
            <w:noProof/>
            <w:webHidden/>
          </w:rPr>
          <w:tab/>
        </w:r>
        <w:r>
          <w:rPr>
            <w:noProof/>
            <w:webHidden/>
          </w:rPr>
          <w:fldChar w:fldCharType="begin"/>
        </w:r>
        <w:r>
          <w:rPr>
            <w:noProof/>
            <w:webHidden/>
          </w:rPr>
          <w:instrText xml:space="preserve"> PAGEREF _Toc153749196 \h </w:instrText>
        </w:r>
        <w:r>
          <w:rPr>
            <w:noProof/>
            <w:webHidden/>
          </w:rPr>
        </w:r>
        <w:r>
          <w:rPr>
            <w:noProof/>
            <w:webHidden/>
          </w:rPr>
          <w:fldChar w:fldCharType="separate"/>
        </w:r>
        <w:r>
          <w:rPr>
            <w:noProof/>
            <w:webHidden/>
          </w:rPr>
          <w:t>45</w:t>
        </w:r>
        <w:r>
          <w:rPr>
            <w:noProof/>
            <w:webHidden/>
          </w:rPr>
          <w:fldChar w:fldCharType="end"/>
        </w:r>
      </w:hyperlink>
    </w:p>
    <w:p w14:paraId="713670B6" w14:textId="2E9112F2" w:rsidR="00FC2C86" w:rsidRDefault="00FC2C86">
      <w:pPr>
        <w:pStyle w:val="TableofFigures"/>
        <w:tabs>
          <w:tab w:val="right" w:leader="dot" w:pos="9350"/>
        </w:tabs>
        <w:rPr>
          <w:rFonts w:eastAsiaTheme="minorEastAsia"/>
          <w:noProof/>
          <w:lang w:val="en-US" w:eastAsia="ja-JP"/>
        </w:rPr>
      </w:pPr>
      <w:hyperlink w:anchor="_Toc153749197" w:history="1">
        <w:r w:rsidRPr="00850E1B">
          <w:rPr>
            <w:rStyle w:val="Hyperlink"/>
            <w:rFonts w:ascii="Times New Roman" w:hAnsi="Times New Roman" w:cs="Times New Roman"/>
            <w:b/>
            <w:bCs/>
            <w:noProof/>
          </w:rPr>
          <w:t xml:space="preserve">Figure 45: Example Implementation of ACL </w:t>
        </w:r>
        <w:r w:rsidRPr="00850E1B">
          <w:rPr>
            <w:rStyle w:val="Hyperlink"/>
            <w:rFonts w:ascii="Times New Roman" w:hAnsi="Times New Roman" w:cs="Times New Roman"/>
            <w:noProof/>
          </w:rPr>
          <w:t>(PyNet Labs, 2023)</w:t>
        </w:r>
        <w:r>
          <w:rPr>
            <w:noProof/>
            <w:webHidden/>
          </w:rPr>
          <w:tab/>
        </w:r>
        <w:r>
          <w:rPr>
            <w:noProof/>
            <w:webHidden/>
          </w:rPr>
          <w:fldChar w:fldCharType="begin"/>
        </w:r>
        <w:r>
          <w:rPr>
            <w:noProof/>
            <w:webHidden/>
          </w:rPr>
          <w:instrText xml:space="preserve"> PAGEREF _Toc153749197 \h </w:instrText>
        </w:r>
        <w:r>
          <w:rPr>
            <w:noProof/>
            <w:webHidden/>
          </w:rPr>
        </w:r>
        <w:r>
          <w:rPr>
            <w:noProof/>
            <w:webHidden/>
          </w:rPr>
          <w:fldChar w:fldCharType="separate"/>
        </w:r>
        <w:r>
          <w:rPr>
            <w:noProof/>
            <w:webHidden/>
          </w:rPr>
          <w:t>46</w:t>
        </w:r>
        <w:r>
          <w:rPr>
            <w:noProof/>
            <w:webHidden/>
          </w:rPr>
          <w:fldChar w:fldCharType="end"/>
        </w:r>
      </w:hyperlink>
    </w:p>
    <w:p w14:paraId="508EF725" w14:textId="63A75EA8" w:rsidR="00FC2C86" w:rsidRDefault="00FC2C86">
      <w:pPr>
        <w:pStyle w:val="TableofFigures"/>
        <w:tabs>
          <w:tab w:val="right" w:leader="dot" w:pos="9350"/>
        </w:tabs>
        <w:rPr>
          <w:rFonts w:eastAsiaTheme="minorEastAsia"/>
          <w:noProof/>
          <w:lang w:val="en-US" w:eastAsia="ja-JP"/>
        </w:rPr>
      </w:pPr>
      <w:hyperlink w:anchor="_Toc153749198" w:history="1">
        <w:r w:rsidRPr="00850E1B">
          <w:rPr>
            <w:rStyle w:val="Hyperlink"/>
            <w:rFonts w:ascii="Times New Roman" w:hAnsi="Times New Roman" w:cs="Times New Roman"/>
            <w:b/>
            <w:bCs/>
            <w:noProof/>
          </w:rPr>
          <w:t xml:space="preserve">Figure 46: Example Implementation of VPN </w:t>
        </w:r>
        <w:r w:rsidRPr="00850E1B">
          <w:rPr>
            <w:rStyle w:val="Hyperlink"/>
            <w:rFonts w:ascii="Times New Roman" w:hAnsi="Times New Roman" w:cs="Times New Roman"/>
            <w:noProof/>
          </w:rPr>
          <w:t>(Security Wing, 2014)</w:t>
        </w:r>
        <w:r>
          <w:rPr>
            <w:noProof/>
            <w:webHidden/>
          </w:rPr>
          <w:tab/>
        </w:r>
        <w:r>
          <w:rPr>
            <w:noProof/>
            <w:webHidden/>
          </w:rPr>
          <w:fldChar w:fldCharType="begin"/>
        </w:r>
        <w:r>
          <w:rPr>
            <w:noProof/>
            <w:webHidden/>
          </w:rPr>
          <w:instrText xml:space="preserve"> PAGEREF _Toc153749198 \h </w:instrText>
        </w:r>
        <w:r>
          <w:rPr>
            <w:noProof/>
            <w:webHidden/>
          </w:rPr>
        </w:r>
        <w:r>
          <w:rPr>
            <w:noProof/>
            <w:webHidden/>
          </w:rPr>
          <w:fldChar w:fldCharType="separate"/>
        </w:r>
        <w:r>
          <w:rPr>
            <w:noProof/>
            <w:webHidden/>
          </w:rPr>
          <w:t>47</w:t>
        </w:r>
        <w:r>
          <w:rPr>
            <w:noProof/>
            <w:webHidden/>
          </w:rPr>
          <w:fldChar w:fldCharType="end"/>
        </w:r>
      </w:hyperlink>
    </w:p>
    <w:p w14:paraId="17AC1831" w14:textId="210B2D30" w:rsidR="00FC2C86" w:rsidRDefault="00FC2C86">
      <w:pPr>
        <w:pStyle w:val="TableofFigures"/>
        <w:tabs>
          <w:tab w:val="right" w:leader="dot" w:pos="9350"/>
        </w:tabs>
        <w:rPr>
          <w:rFonts w:eastAsiaTheme="minorEastAsia"/>
          <w:noProof/>
          <w:lang w:val="en-US" w:eastAsia="ja-JP"/>
        </w:rPr>
      </w:pPr>
      <w:hyperlink w:anchor="_Toc153749199" w:history="1">
        <w:r w:rsidRPr="00850E1B">
          <w:rPr>
            <w:rStyle w:val="Hyperlink"/>
            <w:rFonts w:ascii="Times New Roman" w:hAnsi="Times New Roman" w:cs="Times New Roman"/>
            <w:b/>
            <w:bCs/>
            <w:noProof/>
          </w:rPr>
          <w:t xml:space="preserve">Figure 47: Example Implementation of SSL/TLS </w:t>
        </w:r>
        <w:r w:rsidRPr="00850E1B">
          <w:rPr>
            <w:rStyle w:val="Hyperlink"/>
            <w:rFonts w:ascii="Times New Roman" w:hAnsi="Times New Roman" w:cs="Times New Roman"/>
            <w:noProof/>
          </w:rPr>
          <w:t>(Java Point, 2021)</w:t>
        </w:r>
        <w:r>
          <w:rPr>
            <w:noProof/>
            <w:webHidden/>
          </w:rPr>
          <w:tab/>
        </w:r>
        <w:r>
          <w:rPr>
            <w:noProof/>
            <w:webHidden/>
          </w:rPr>
          <w:fldChar w:fldCharType="begin"/>
        </w:r>
        <w:r>
          <w:rPr>
            <w:noProof/>
            <w:webHidden/>
          </w:rPr>
          <w:instrText xml:space="preserve"> PAGEREF _Toc153749199 \h </w:instrText>
        </w:r>
        <w:r>
          <w:rPr>
            <w:noProof/>
            <w:webHidden/>
          </w:rPr>
        </w:r>
        <w:r>
          <w:rPr>
            <w:noProof/>
            <w:webHidden/>
          </w:rPr>
          <w:fldChar w:fldCharType="separate"/>
        </w:r>
        <w:r>
          <w:rPr>
            <w:noProof/>
            <w:webHidden/>
          </w:rPr>
          <w:t>48</w:t>
        </w:r>
        <w:r>
          <w:rPr>
            <w:noProof/>
            <w:webHidden/>
          </w:rPr>
          <w:fldChar w:fldCharType="end"/>
        </w:r>
      </w:hyperlink>
    </w:p>
    <w:p w14:paraId="2E5F1805" w14:textId="4028C9CC" w:rsidR="008D29C2" w:rsidRDefault="00B53F79" w:rsidP="00D6166A">
      <w:pPr>
        <w:spacing w:line="360" w:lineRule="auto"/>
      </w:pPr>
      <w:r>
        <w:fldChar w:fldCharType="end"/>
      </w:r>
    </w:p>
    <w:p w14:paraId="2A0D4E02" w14:textId="77777777" w:rsidR="00FC2C86" w:rsidRDefault="00FC2C86" w:rsidP="00D6166A">
      <w:pPr>
        <w:spacing w:line="360" w:lineRule="auto"/>
      </w:pPr>
    </w:p>
    <w:p w14:paraId="61AF9130" w14:textId="77777777" w:rsidR="00FC2C86" w:rsidRDefault="00FC2C86" w:rsidP="00D6166A">
      <w:pPr>
        <w:spacing w:line="360" w:lineRule="auto"/>
      </w:pPr>
    </w:p>
    <w:p w14:paraId="6AFE4C6E" w14:textId="77777777" w:rsidR="00FC2C86" w:rsidRDefault="00FC2C86" w:rsidP="00D6166A">
      <w:pPr>
        <w:spacing w:line="360" w:lineRule="auto"/>
      </w:pPr>
    </w:p>
    <w:p w14:paraId="43F4CEAF" w14:textId="77777777" w:rsidR="00FC2C86" w:rsidRDefault="00FC2C86" w:rsidP="00D6166A">
      <w:pPr>
        <w:spacing w:line="360" w:lineRule="auto"/>
      </w:pPr>
    </w:p>
    <w:p w14:paraId="5E50193B" w14:textId="4A33BCB6" w:rsidR="008D29C2" w:rsidRDefault="008D29C2" w:rsidP="00D6166A">
      <w:pPr>
        <w:spacing w:line="360" w:lineRule="auto"/>
      </w:pPr>
    </w:p>
    <w:p w14:paraId="28546855" w14:textId="77777777" w:rsidR="00AE3D88" w:rsidRDefault="00AE3D88" w:rsidP="00D6166A">
      <w:pPr>
        <w:pStyle w:val="Heading1"/>
        <w:spacing w:line="360" w:lineRule="auto"/>
        <w:rPr>
          <w:rFonts w:ascii="Times New Roman" w:hAnsi="Times New Roman" w:cs="Times New Roman"/>
          <w:b/>
          <w:bCs/>
          <w:color w:val="auto"/>
          <w:sz w:val="28"/>
          <w:szCs w:val="28"/>
        </w:rPr>
      </w:pPr>
      <w:bookmarkStart w:id="1" w:name="_Toc153748300"/>
      <w:r>
        <w:rPr>
          <w:rFonts w:ascii="Times New Roman" w:hAnsi="Times New Roman" w:cs="Times New Roman"/>
          <w:b/>
          <w:bCs/>
          <w:color w:val="auto"/>
          <w:sz w:val="28"/>
          <w:szCs w:val="28"/>
        </w:rPr>
        <w:t>1</w:t>
      </w:r>
      <w:r w:rsidRPr="00144ED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Introduction</w:t>
      </w:r>
      <w:bookmarkEnd w:id="1"/>
      <w:r>
        <w:rPr>
          <w:rFonts w:ascii="Times New Roman" w:hAnsi="Times New Roman" w:cs="Times New Roman"/>
          <w:b/>
          <w:bCs/>
          <w:color w:val="auto"/>
          <w:sz w:val="28"/>
          <w:szCs w:val="28"/>
        </w:rPr>
        <w:t xml:space="preserve"> </w:t>
      </w:r>
    </w:p>
    <w:p w14:paraId="4A30F8E5" w14:textId="5E54EBEC" w:rsidR="00AE3D88" w:rsidRPr="00AE3D88" w:rsidRDefault="00AE3D88" w:rsidP="00D6166A">
      <w:pPr>
        <w:spacing w:line="360" w:lineRule="auto"/>
        <w:ind w:firstLine="720"/>
        <w:jc w:val="both"/>
        <w:rPr>
          <w:rFonts w:ascii="Times New Roman" w:hAnsi="Times New Roman" w:cs="Times New Roman"/>
          <w:sz w:val="24"/>
          <w:szCs w:val="24"/>
        </w:rPr>
      </w:pPr>
      <w:r w:rsidRPr="00AE3D88">
        <w:rPr>
          <w:rFonts w:ascii="Times New Roman" w:hAnsi="Times New Roman" w:cs="Times New Roman"/>
          <w:sz w:val="24"/>
          <w:szCs w:val="24"/>
        </w:rPr>
        <w:t>Renowned networking business Microtech Sdn. Bhd. plans to upgrade its IT services for its current locations in Kuala Lumpur (HQ) and Krung Thep (Remote Branch). The network administrator at Krung Thep sees an evolution in network design, with a focus on increasing efficiency and security. As part of this strategic drive, the administrator intends to replace the present network configuration with a new VLAN architecture, with a focus on reinforcing the security infrastructure, especially at the Kuala Lumpur (HQ) branch.</w:t>
      </w:r>
    </w:p>
    <w:p w14:paraId="618F7743" w14:textId="77777777" w:rsidR="00AE3D88" w:rsidRDefault="00AE3D88" w:rsidP="00D6166A">
      <w:pPr>
        <w:spacing w:line="360" w:lineRule="auto"/>
        <w:ind w:firstLine="720"/>
        <w:jc w:val="both"/>
        <w:rPr>
          <w:rFonts w:ascii="Times New Roman" w:hAnsi="Times New Roman" w:cs="Times New Roman"/>
          <w:sz w:val="24"/>
          <w:szCs w:val="24"/>
        </w:rPr>
      </w:pPr>
      <w:r w:rsidRPr="00AE3D88">
        <w:rPr>
          <w:rFonts w:ascii="Times New Roman" w:hAnsi="Times New Roman" w:cs="Times New Roman"/>
          <w:sz w:val="24"/>
          <w:szCs w:val="24"/>
        </w:rPr>
        <w:t xml:space="preserve">Acknowledging the shifting demands of the contemporary workplace and the rising relevance of wireless connection, the Krung Thep network administrator proposes the implementation of Wireless LAN Controller (WLC) WLAN in the Krung Thep network. This initiative attempts to simplify wireless network setup and improve access management. </w:t>
      </w:r>
    </w:p>
    <w:p w14:paraId="6CC9A84E" w14:textId="3E15B361" w:rsidR="00AE3D88" w:rsidRPr="00AE3D88" w:rsidRDefault="00AE3D88" w:rsidP="00D6166A">
      <w:pPr>
        <w:spacing w:line="360" w:lineRule="auto"/>
        <w:ind w:firstLine="720"/>
        <w:jc w:val="both"/>
        <w:rPr>
          <w:rFonts w:ascii="Times New Roman" w:hAnsi="Times New Roman" w:cs="Times New Roman"/>
          <w:sz w:val="24"/>
          <w:szCs w:val="24"/>
        </w:rPr>
      </w:pPr>
      <w:r w:rsidRPr="00AE3D88">
        <w:rPr>
          <w:rFonts w:ascii="Times New Roman" w:hAnsi="Times New Roman" w:cs="Times New Roman"/>
          <w:sz w:val="24"/>
          <w:szCs w:val="24"/>
        </w:rPr>
        <w:t>Microtech Sdn. Bhd. contains numerous departments scattered across multiple sites, such as Management, Human Resource (HR), Design, and Delivery, all of which are located at the KL site. Furthermore, departments such as R&amp;D, WLC Management, and Server Farm are strategically positioned at the Krung Thep location, adding to the overall functioning and efficiency of Microtech's network infrastructure.</w:t>
      </w:r>
    </w:p>
    <w:p w14:paraId="522EB77A" w14:textId="4B70AEE9" w:rsidR="008C48C1" w:rsidRPr="008C48C1" w:rsidRDefault="00AE3D88" w:rsidP="00D6166A">
      <w:pPr>
        <w:spacing w:line="360" w:lineRule="auto"/>
        <w:ind w:firstLine="720"/>
        <w:jc w:val="both"/>
        <w:rPr>
          <w:rFonts w:ascii="Times New Roman" w:hAnsi="Times New Roman" w:cs="Times New Roman"/>
          <w:sz w:val="24"/>
          <w:szCs w:val="24"/>
        </w:rPr>
        <w:sectPr w:rsidR="008C48C1" w:rsidRPr="008C48C1" w:rsidSect="000A7952">
          <w:footerReference w:type="default" r:id="rId1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AE3D88">
        <w:rPr>
          <w:rFonts w:ascii="Times New Roman" w:hAnsi="Times New Roman" w:cs="Times New Roman"/>
          <w:sz w:val="24"/>
          <w:szCs w:val="24"/>
        </w:rPr>
        <w:t>Cisco is the leading simulation tool for design and execution to enable this network transition, guaranteeing a resilient and dependable network architecture aligned with industry standards and best practices</w:t>
      </w:r>
      <w:r w:rsidR="00627D9E">
        <w:rPr>
          <w:rFonts w:ascii="Times New Roman" w:hAnsi="Times New Roman" w:cs="Times New Roman"/>
          <w:sz w:val="24"/>
          <w:szCs w:val="24"/>
        </w:rPr>
        <w:t xml:space="preserve"> </w:t>
      </w:r>
      <w:r w:rsidR="00627D9E" w:rsidRPr="00627D9E">
        <w:rPr>
          <w:rFonts w:ascii="Times New Roman" w:hAnsi="Times New Roman" w:cs="Times New Roman"/>
          <w:sz w:val="24"/>
          <w:szCs w:val="24"/>
        </w:rPr>
        <w:t>(Cisco, 2023)</w:t>
      </w:r>
      <w:r w:rsidRPr="00AE3D88">
        <w:rPr>
          <w:rFonts w:ascii="Times New Roman" w:hAnsi="Times New Roman" w:cs="Times New Roman"/>
          <w:sz w:val="24"/>
          <w:szCs w:val="24"/>
        </w:rPr>
        <w:t>. The following sections will go into further depth about the setup and implementation stages, providing insight into the methodical deployment of VLANs and WLC WLAN to optimise Microtech's network for future scalability and technological improvements.</w:t>
      </w:r>
    </w:p>
    <w:p w14:paraId="4EFDA4EA" w14:textId="77777777" w:rsidR="00AE3D88" w:rsidRDefault="00AE3D88" w:rsidP="00D6166A">
      <w:pPr>
        <w:pStyle w:val="Heading1"/>
        <w:spacing w:line="360" w:lineRule="auto"/>
        <w:rPr>
          <w:rFonts w:ascii="Times New Roman" w:hAnsi="Times New Roman" w:cs="Times New Roman"/>
          <w:b/>
          <w:bCs/>
          <w:color w:val="auto"/>
          <w:sz w:val="28"/>
          <w:szCs w:val="28"/>
        </w:rPr>
      </w:pPr>
      <w:bookmarkStart w:id="2" w:name="_Toc153748301"/>
      <w:r>
        <w:rPr>
          <w:rFonts w:ascii="Times New Roman" w:hAnsi="Times New Roman" w:cs="Times New Roman"/>
          <w:b/>
          <w:bCs/>
          <w:color w:val="auto"/>
          <w:sz w:val="28"/>
          <w:szCs w:val="28"/>
        </w:rPr>
        <w:t>2</w:t>
      </w:r>
      <w:r w:rsidRPr="00144ED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Network Layout</w:t>
      </w:r>
      <w:bookmarkEnd w:id="2"/>
    </w:p>
    <w:p w14:paraId="1E236E9F" w14:textId="3A25A28D" w:rsidR="00AE3D88" w:rsidRPr="00144EDB" w:rsidRDefault="00AE3D88" w:rsidP="00D6166A">
      <w:pPr>
        <w:spacing w:line="360" w:lineRule="auto"/>
      </w:pPr>
      <w:r w:rsidRPr="00144EDB">
        <w:t xml:space="preserve"> </w:t>
      </w:r>
      <w:r w:rsidR="005C5E6D" w:rsidRPr="005C5E6D">
        <w:drawing>
          <wp:inline distT="0" distB="0" distL="0" distR="0" wp14:anchorId="50D9C267" wp14:editId="7E7335E0">
            <wp:extent cx="8229600" cy="4174490"/>
            <wp:effectExtent l="0" t="0" r="0" b="0"/>
            <wp:docPr id="1078507111" name="Picture 10785071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07111" name="Picture 1" descr="A diagram of a network&#10;&#10;Description automatically generated"/>
                    <pic:cNvPicPr/>
                  </pic:nvPicPr>
                  <pic:blipFill>
                    <a:blip r:embed="rId13"/>
                    <a:stretch>
                      <a:fillRect/>
                    </a:stretch>
                  </pic:blipFill>
                  <pic:spPr>
                    <a:xfrm>
                      <a:off x="0" y="0"/>
                      <a:ext cx="8229600" cy="4174490"/>
                    </a:xfrm>
                    <a:prstGeom prst="rect">
                      <a:avLst/>
                    </a:prstGeom>
                  </pic:spPr>
                </pic:pic>
              </a:graphicData>
            </a:graphic>
          </wp:inline>
        </w:drawing>
      </w:r>
    </w:p>
    <w:p w14:paraId="561CF301" w14:textId="7419E5EA" w:rsidR="00A57DFE" w:rsidRDefault="00A57DFE" w:rsidP="00D6166A">
      <w:pPr>
        <w:pStyle w:val="Caption"/>
        <w:spacing w:line="360" w:lineRule="auto"/>
        <w:jc w:val="center"/>
        <w:rPr>
          <w:rFonts w:ascii="Times New Roman" w:hAnsi="Times New Roman" w:cs="Times New Roman"/>
          <w:b/>
          <w:bCs/>
          <w:color w:val="auto"/>
          <w:sz w:val="20"/>
          <w:szCs w:val="20"/>
        </w:rPr>
        <w:sectPr w:rsidR="00A57DFE" w:rsidSect="008C48C1">
          <w:pgSz w:w="15840" w:h="12240" w:orient="landscape"/>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bookmarkStart w:id="3" w:name="_Toc153749177"/>
      <w:r w:rsidRPr="00A57DFE">
        <w:rPr>
          <w:rFonts w:ascii="Times New Roman" w:hAnsi="Times New Roman" w:cs="Times New Roman"/>
          <w:b/>
          <w:bCs/>
          <w:color w:val="auto"/>
          <w:sz w:val="20"/>
          <w:szCs w:val="20"/>
        </w:rPr>
        <w:t xml:space="preserve">Figure </w:t>
      </w:r>
      <w:r w:rsidRPr="00A57DFE">
        <w:rPr>
          <w:rFonts w:ascii="Times New Roman" w:hAnsi="Times New Roman" w:cs="Times New Roman"/>
          <w:b/>
          <w:bCs/>
          <w:color w:val="auto"/>
          <w:sz w:val="20"/>
          <w:szCs w:val="20"/>
        </w:rPr>
        <w:fldChar w:fldCharType="begin"/>
      </w:r>
      <w:r w:rsidRPr="00A57DFE">
        <w:rPr>
          <w:rFonts w:ascii="Times New Roman" w:hAnsi="Times New Roman" w:cs="Times New Roman"/>
          <w:b/>
          <w:bCs/>
          <w:color w:val="auto"/>
          <w:sz w:val="20"/>
          <w:szCs w:val="20"/>
        </w:rPr>
        <w:instrText xml:space="preserve"> SEQ Figure \* ARABIC </w:instrText>
      </w:r>
      <w:r w:rsidRPr="00A57DFE">
        <w:rPr>
          <w:rFonts w:ascii="Times New Roman" w:hAnsi="Times New Roman" w:cs="Times New Roman"/>
          <w:b/>
          <w:bCs/>
          <w:color w:val="auto"/>
          <w:sz w:val="20"/>
          <w:szCs w:val="20"/>
        </w:rPr>
        <w:fldChar w:fldCharType="separate"/>
      </w:r>
      <w:r w:rsidR="007138DC">
        <w:rPr>
          <w:rFonts w:ascii="Times New Roman" w:hAnsi="Times New Roman" w:cs="Times New Roman"/>
          <w:b/>
          <w:bCs/>
          <w:noProof/>
          <w:color w:val="auto"/>
          <w:sz w:val="20"/>
          <w:szCs w:val="20"/>
        </w:rPr>
        <w:t>1</w:t>
      </w:r>
      <w:r w:rsidRPr="00A57DFE">
        <w:rPr>
          <w:rFonts w:ascii="Times New Roman" w:hAnsi="Times New Roman" w:cs="Times New Roman"/>
          <w:b/>
          <w:bCs/>
          <w:color w:val="auto"/>
          <w:sz w:val="20"/>
          <w:szCs w:val="20"/>
        </w:rPr>
        <w:fldChar w:fldCharType="end"/>
      </w:r>
      <w:r w:rsidRPr="00A57DFE">
        <w:rPr>
          <w:rFonts w:ascii="Times New Roman" w:hAnsi="Times New Roman" w:cs="Times New Roman"/>
          <w:b/>
          <w:bCs/>
          <w:color w:val="auto"/>
          <w:sz w:val="20"/>
          <w:szCs w:val="20"/>
        </w:rPr>
        <w:t>: Network Layou</w:t>
      </w:r>
      <w:r w:rsidR="008D29C2">
        <w:rPr>
          <w:rFonts w:ascii="Times New Roman" w:hAnsi="Times New Roman" w:cs="Times New Roman"/>
          <w:b/>
          <w:bCs/>
          <w:color w:val="auto"/>
          <w:sz w:val="20"/>
          <w:szCs w:val="20"/>
        </w:rPr>
        <w:t>t</w:t>
      </w:r>
      <w:bookmarkEnd w:id="3"/>
    </w:p>
    <w:p w14:paraId="31E326F2" w14:textId="7E196806" w:rsidR="004C6E72" w:rsidRDefault="004C6E72" w:rsidP="00D6166A">
      <w:pPr>
        <w:pStyle w:val="Heading1"/>
        <w:spacing w:line="360" w:lineRule="auto"/>
        <w:rPr>
          <w:rFonts w:ascii="Times New Roman" w:hAnsi="Times New Roman" w:cs="Times New Roman"/>
          <w:b/>
          <w:bCs/>
          <w:color w:val="auto"/>
          <w:sz w:val="28"/>
          <w:szCs w:val="28"/>
        </w:rPr>
      </w:pPr>
      <w:bookmarkStart w:id="4" w:name="_Toc153663730"/>
      <w:bookmarkStart w:id="5" w:name="_Toc153748302"/>
      <w:r>
        <w:rPr>
          <w:rFonts w:ascii="Times New Roman" w:hAnsi="Times New Roman" w:cs="Times New Roman"/>
          <w:b/>
          <w:bCs/>
          <w:color w:val="auto"/>
          <w:sz w:val="28"/>
          <w:szCs w:val="28"/>
        </w:rPr>
        <w:t>3</w:t>
      </w:r>
      <w:r w:rsidRPr="00144ED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IPv4 Addressing Scheme</w:t>
      </w:r>
      <w:bookmarkEnd w:id="5"/>
      <w:r>
        <w:rPr>
          <w:rFonts w:ascii="Times New Roman" w:hAnsi="Times New Roman" w:cs="Times New Roman"/>
          <w:b/>
          <w:bCs/>
          <w:color w:val="auto"/>
          <w:sz w:val="28"/>
          <w:szCs w:val="28"/>
        </w:rPr>
        <w:t xml:space="preserve"> </w:t>
      </w:r>
    </w:p>
    <w:p w14:paraId="6AE2E81A" w14:textId="77777777" w:rsidR="006B28CB" w:rsidRDefault="006B28CB" w:rsidP="00D6166A">
      <w:pPr>
        <w:spacing w:line="360" w:lineRule="auto"/>
        <w:rPr>
          <w:noProof/>
        </w:rPr>
      </w:pPr>
    </w:p>
    <w:p w14:paraId="5AC77A31" w14:textId="30593F6C" w:rsidR="004C6E72" w:rsidRDefault="00D90C22" w:rsidP="00D6166A">
      <w:pPr>
        <w:spacing w:line="360" w:lineRule="auto"/>
      </w:pPr>
      <w:r w:rsidRPr="00D90C22">
        <w:rPr>
          <w:noProof/>
        </w:rPr>
        <w:drawing>
          <wp:inline distT="0" distB="0" distL="0" distR="0" wp14:anchorId="37F13029" wp14:editId="1DF08CE0">
            <wp:extent cx="5943600" cy="905774"/>
            <wp:effectExtent l="0" t="0" r="0" b="8890"/>
            <wp:docPr id="1137202552" name="Picture 113720255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2552" name="Picture 1" descr="A screenshot of a computer screen&#10;&#10;Description automatically generated"/>
                    <pic:cNvPicPr/>
                  </pic:nvPicPr>
                  <pic:blipFill rotWithShape="1">
                    <a:blip r:embed="rId14"/>
                    <a:srcRect b="71084"/>
                    <a:stretch/>
                  </pic:blipFill>
                  <pic:spPr bwMode="auto">
                    <a:xfrm>
                      <a:off x="0" y="0"/>
                      <a:ext cx="5943600" cy="905774"/>
                    </a:xfrm>
                    <a:prstGeom prst="rect">
                      <a:avLst/>
                    </a:prstGeom>
                    <a:ln>
                      <a:noFill/>
                    </a:ln>
                    <a:extLst>
                      <a:ext uri="{53640926-AAD7-44D8-BBD7-CCE9431645EC}">
                        <a14:shadowObscured xmlns:a14="http://schemas.microsoft.com/office/drawing/2010/main"/>
                      </a:ext>
                    </a:extLst>
                  </pic:spPr>
                </pic:pic>
              </a:graphicData>
            </a:graphic>
          </wp:inline>
        </w:drawing>
      </w:r>
    </w:p>
    <w:p w14:paraId="1D35E316" w14:textId="64857EAC" w:rsidR="006B28CB" w:rsidRPr="009B4956" w:rsidRDefault="009B4956" w:rsidP="009B4956">
      <w:pPr>
        <w:pStyle w:val="Caption"/>
        <w:jc w:val="center"/>
        <w:rPr>
          <w:rFonts w:ascii="Times New Roman" w:hAnsi="Times New Roman" w:cs="Times New Roman"/>
          <w:b/>
          <w:bCs/>
          <w:color w:val="auto"/>
          <w:sz w:val="20"/>
          <w:szCs w:val="20"/>
        </w:rPr>
      </w:pPr>
      <w:bookmarkStart w:id="6" w:name="_Toc153749178"/>
      <w:r w:rsidRPr="009B4956">
        <w:rPr>
          <w:rFonts w:ascii="Times New Roman" w:hAnsi="Times New Roman" w:cs="Times New Roman"/>
          <w:b/>
          <w:bCs/>
          <w:color w:val="auto"/>
          <w:sz w:val="20"/>
          <w:szCs w:val="20"/>
        </w:rPr>
        <w:t xml:space="preserve">Figure </w:t>
      </w:r>
      <w:r w:rsidRPr="009B4956">
        <w:rPr>
          <w:rFonts w:ascii="Times New Roman" w:hAnsi="Times New Roman" w:cs="Times New Roman"/>
          <w:b/>
          <w:bCs/>
          <w:color w:val="auto"/>
          <w:sz w:val="20"/>
          <w:szCs w:val="20"/>
        </w:rPr>
        <w:fldChar w:fldCharType="begin"/>
      </w:r>
      <w:r w:rsidRPr="009B4956">
        <w:rPr>
          <w:rFonts w:ascii="Times New Roman" w:hAnsi="Times New Roman" w:cs="Times New Roman"/>
          <w:b/>
          <w:bCs/>
          <w:color w:val="auto"/>
          <w:sz w:val="20"/>
          <w:szCs w:val="20"/>
        </w:rPr>
        <w:instrText xml:space="preserve"> SEQ Figure \* ARABIC </w:instrText>
      </w:r>
      <w:r w:rsidRPr="009B4956">
        <w:rPr>
          <w:rFonts w:ascii="Times New Roman" w:hAnsi="Times New Roman" w:cs="Times New Roman"/>
          <w:b/>
          <w:bCs/>
          <w:color w:val="auto"/>
          <w:sz w:val="20"/>
          <w:szCs w:val="20"/>
        </w:rPr>
        <w:fldChar w:fldCharType="separate"/>
      </w:r>
      <w:r w:rsidR="007138DC">
        <w:rPr>
          <w:rFonts w:ascii="Times New Roman" w:hAnsi="Times New Roman" w:cs="Times New Roman"/>
          <w:b/>
          <w:bCs/>
          <w:noProof/>
          <w:color w:val="auto"/>
          <w:sz w:val="20"/>
          <w:szCs w:val="20"/>
        </w:rPr>
        <w:t>2</w:t>
      </w:r>
      <w:r w:rsidRPr="009B4956">
        <w:rPr>
          <w:rFonts w:ascii="Times New Roman" w:hAnsi="Times New Roman" w:cs="Times New Roman"/>
          <w:b/>
          <w:bCs/>
          <w:color w:val="auto"/>
          <w:sz w:val="20"/>
          <w:szCs w:val="20"/>
        </w:rPr>
        <w:fldChar w:fldCharType="end"/>
      </w:r>
      <w:r w:rsidRPr="009B4956">
        <w:rPr>
          <w:rFonts w:ascii="Times New Roman" w:hAnsi="Times New Roman" w:cs="Times New Roman"/>
          <w:b/>
          <w:bCs/>
          <w:color w:val="auto"/>
          <w:sz w:val="20"/>
          <w:szCs w:val="20"/>
        </w:rPr>
        <w:t>: IP Addressing of KL Network</w:t>
      </w:r>
      <w:bookmarkEnd w:id="6"/>
    </w:p>
    <w:p w14:paraId="58DAB2D6" w14:textId="62C63F4E" w:rsidR="006B28CB" w:rsidRDefault="006B28CB" w:rsidP="00D6166A">
      <w:pPr>
        <w:spacing w:line="360" w:lineRule="auto"/>
      </w:pPr>
      <w:r w:rsidRPr="00D90C22">
        <w:rPr>
          <w:noProof/>
        </w:rPr>
        <w:drawing>
          <wp:inline distT="0" distB="0" distL="0" distR="0" wp14:anchorId="6A7788F9" wp14:editId="51027527">
            <wp:extent cx="5941503" cy="663682"/>
            <wp:effectExtent l="0" t="0" r="2540" b="3175"/>
            <wp:docPr id="98111118" name="Picture 981111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2552" name="Picture 1" descr="A screenshot of a computer screen&#10;&#10;Description automatically generated"/>
                    <pic:cNvPicPr/>
                  </pic:nvPicPr>
                  <pic:blipFill rotWithShape="1">
                    <a:blip r:embed="rId14"/>
                    <a:srcRect t="28651" b="50155"/>
                    <a:stretch/>
                  </pic:blipFill>
                  <pic:spPr bwMode="auto">
                    <a:xfrm>
                      <a:off x="0" y="0"/>
                      <a:ext cx="5943600" cy="663916"/>
                    </a:xfrm>
                    <a:prstGeom prst="rect">
                      <a:avLst/>
                    </a:prstGeom>
                    <a:ln>
                      <a:noFill/>
                    </a:ln>
                    <a:extLst>
                      <a:ext uri="{53640926-AAD7-44D8-BBD7-CCE9431645EC}">
                        <a14:shadowObscured xmlns:a14="http://schemas.microsoft.com/office/drawing/2010/main"/>
                      </a:ext>
                    </a:extLst>
                  </pic:spPr>
                </pic:pic>
              </a:graphicData>
            </a:graphic>
          </wp:inline>
        </w:drawing>
      </w:r>
    </w:p>
    <w:p w14:paraId="70B1C171" w14:textId="0EF85A02" w:rsidR="006B28CB" w:rsidRPr="009B4956" w:rsidRDefault="009B4956" w:rsidP="009B4956">
      <w:pPr>
        <w:pStyle w:val="Caption"/>
        <w:jc w:val="center"/>
        <w:rPr>
          <w:rFonts w:ascii="Times New Roman" w:hAnsi="Times New Roman" w:cs="Times New Roman"/>
          <w:b/>
          <w:bCs/>
          <w:color w:val="auto"/>
          <w:sz w:val="20"/>
          <w:szCs w:val="20"/>
        </w:rPr>
      </w:pPr>
      <w:bookmarkStart w:id="7" w:name="_Toc153749179"/>
      <w:r w:rsidRPr="009B4956">
        <w:rPr>
          <w:rFonts w:ascii="Times New Roman" w:hAnsi="Times New Roman" w:cs="Times New Roman"/>
          <w:b/>
          <w:bCs/>
          <w:color w:val="auto"/>
          <w:sz w:val="20"/>
          <w:szCs w:val="20"/>
        </w:rPr>
        <w:t xml:space="preserve">Figure </w:t>
      </w:r>
      <w:r w:rsidRPr="009B4956">
        <w:rPr>
          <w:rFonts w:ascii="Times New Roman" w:hAnsi="Times New Roman" w:cs="Times New Roman"/>
          <w:b/>
          <w:bCs/>
          <w:color w:val="auto"/>
          <w:sz w:val="20"/>
          <w:szCs w:val="20"/>
        </w:rPr>
        <w:fldChar w:fldCharType="begin"/>
      </w:r>
      <w:r w:rsidRPr="009B4956">
        <w:rPr>
          <w:rFonts w:ascii="Times New Roman" w:hAnsi="Times New Roman" w:cs="Times New Roman"/>
          <w:b/>
          <w:bCs/>
          <w:color w:val="auto"/>
          <w:sz w:val="20"/>
          <w:szCs w:val="20"/>
        </w:rPr>
        <w:instrText xml:space="preserve"> SEQ Figure \* ARABIC </w:instrText>
      </w:r>
      <w:r w:rsidRPr="009B4956">
        <w:rPr>
          <w:rFonts w:ascii="Times New Roman" w:hAnsi="Times New Roman" w:cs="Times New Roman"/>
          <w:b/>
          <w:bCs/>
          <w:color w:val="auto"/>
          <w:sz w:val="20"/>
          <w:szCs w:val="20"/>
        </w:rPr>
        <w:fldChar w:fldCharType="separate"/>
      </w:r>
      <w:r w:rsidR="007138DC">
        <w:rPr>
          <w:rFonts w:ascii="Times New Roman" w:hAnsi="Times New Roman" w:cs="Times New Roman"/>
          <w:b/>
          <w:bCs/>
          <w:noProof/>
          <w:color w:val="auto"/>
          <w:sz w:val="20"/>
          <w:szCs w:val="20"/>
        </w:rPr>
        <w:t>3</w:t>
      </w:r>
      <w:r w:rsidRPr="009B4956">
        <w:rPr>
          <w:rFonts w:ascii="Times New Roman" w:hAnsi="Times New Roman" w:cs="Times New Roman"/>
          <w:b/>
          <w:bCs/>
          <w:color w:val="auto"/>
          <w:sz w:val="20"/>
          <w:szCs w:val="20"/>
        </w:rPr>
        <w:fldChar w:fldCharType="end"/>
      </w:r>
      <w:r w:rsidRPr="009B4956">
        <w:rPr>
          <w:rFonts w:ascii="Times New Roman" w:hAnsi="Times New Roman" w:cs="Times New Roman"/>
          <w:b/>
          <w:bCs/>
          <w:color w:val="auto"/>
          <w:sz w:val="20"/>
          <w:szCs w:val="20"/>
        </w:rPr>
        <w:t>: IP Addressing of Server Farm Network</w:t>
      </w:r>
      <w:bookmarkEnd w:id="7"/>
    </w:p>
    <w:p w14:paraId="6CF53FD8" w14:textId="179F407A" w:rsidR="006B28CB" w:rsidRDefault="006B28CB" w:rsidP="00D6166A">
      <w:pPr>
        <w:spacing w:line="360" w:lineRule="auto"/>
      </w:pPr>
      <w:r w:rsidRPr="00D90C22">
        <w:rPr>
          <w:noProof/>
        </w:rPr>
        <w:drawing>
          <wp:inline distT="0" distB="0" distL="0" distR="0" wp14:anchorId="5379374D" wp14:editId="6A442EC0">
            <wp:extent cx="5943341" cy="655512"/>
            <wp:effectExtent l="0" t="0" r="635" b="0"/>
            <wp:docPr id="517268276" name="Picture 51726827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2552" name="Picture 1" descr="A screenshot of a computer screen&#10;&#10;Description automatically generated"/>
                    <pic:cNvPicPr/>
                  </pic:nvPicPr>
                  <pic:blipFill rotWithShape="1">
                    <a:blip r:embed="rId14"/>
                    <a:srcRect t="49296" b="29776"/>
                    <a:stretch/>
                  </pic:blipFill>
                  <pic:spPr bwMode="auto">
                    <a:xfrm>
                      <a:off x="0" y="0"/>
                      <a:ext cx="5943600" cy="655541"/>
                    </a:xfrm>
                    <a:prstGeom prst="rect">
                      <a:avLst/>
                    </a:prstGeom>
                    <a:ln>
                      <a:noFill/>
                    </a:ln>
                    <a:extLst>
                      <a:ext uri="{53640926-AAD7-44D8-BBD7-CCE9431645EC}">
                        <a14:shadowObscured xmlns:a14="http://schemas.microsoft.com/office/drawing/2010/main"/>
                      </a:ext>
                    </a:extLst>
                  </pic:spPr>
                </pic:pic>
              </a:graphicData>
            </a:graphic>
          </wp:inline>
        </w:drawing>
      </w:r>
    </w:p>
    <w:p w14:paraId="58206E65" w14:textId="06AAC66F" w:rsidR="006B28CB" w:rsidRDefault="0FAD9385" w:rsidP="5692027E">
      <w:pPr>
        <w:pStyle w:val="Caption"/>
        <w:spacing w:line="360" w:lineRule="auto"/>
        <w:jc w:val="center"/>
        <w:rPr>
          <w:rFonts w:ascii="Times New Roman" w:hAnsi="Times New Roman" w:cs="Times New Roman"/>
          <w:b/>
          <w:bCs/>
          <w:color w:val="auto"/>
          <w:sz w:val="20"/>
          <w:szCs w:val="20"/>
        </w:rPr>
      </w:pPr>
      <w:bookmarkStart w:id="8" w:name="_Toc153749180"/>
      <w:r w:rsidRPr="5692027E">
        <w:rPr>
          <w:rFonts w:ascii="Times New Roman" w:hAnsi="Times New Roman" w:cs="Times New Roman"/>
          <w:b/>
          <w:bCs/>
          <w:color w:val="auto"/>
          <w:sz w:val="20"/>
          <w:szCs w:val="20"/>
        </w:rPr>
        <w:t xml:space="preserve">Figure </w:t>
      </w:r>
      <w:r w:rsidR="006B28CB" w:rsidRPr="5692027E">
        <w:rPr>
          <w:rFonts w:ascii="Times New Roman" w:hAnsi="Times New Roman" w:cs="Times New Roman"/>
          <w:b/>
          <w:bCs/>
          <w:color w:val="auto"/>
          <w:sz w:val="20"/>
          <w:szCs w:val="20"/>
        </w:rPr>
        <w:fldChar w:fldCharType="begin"/>
      </w:r>
      <w:r w:rsidR="006B28CB" w:rsidRPr="5692027E">
        <w:rPr>
          <w:rFonts w:ascii="Times New Roman" w:hAnsi="Times New Roman" w:cs="Times New Roman"/>
          <w:b/>
          <w:bCs/>
          <w:color w:val="auto"/>
          <w:sz w:val="20"/>
          <w:szCs w:val="20"/>
        </w:rPr>
        <w:instrText xml:space="preserve"> SEQ Figure \* ARABIC </w:instrText>
      </w:r>
      <w:r w:rsidR="006B28CB" w:rsidRPr="5692027E">
        <w:rPr>
          <w:rFonts w:ascii="Times New Roman" w:hAnsi="Times New Roman" w:cs="Times New Roman"/>
          <w:b/>
          <w:bCs/>
          <w:color w:val="auto"/>
          <w:sz w:val="20"/>
          <w:szCs w:val="20"/>
        </w:rPr>
        <w:fldChar w:fldCharType="separate"/>
      </w:r>
      <w:r w:rsidRPr="5692027E">
        <w:rPr>
          <w:rFonts w:ascii="Times New Roman" w:hAnsi="Times New Roman" w:cs="Times New Roman"/>
          <w:b/>
          <w:bCs/>
          <w:noProof/>
          <w:color w:val="auto"/>
          <w:sz w:val="20"/>
          <w:szCs w:val="20"/>
        </w:rPr>
        <w:t>4</w:t>
      </w:r>
      <w:r w:rsidR="006B28CB" w:rsidRPr="5692027E">
        <w:rPr>
          <w:rFonts w:ascii="Times New Roman" w:hAnsi="Times New Roman" w:cs="Times New Roman"/>
          <w:b/>
          <w:bCs/>
          <w:color w:val="auto"/>
          <w:sz w:val="20"/>
          <w:szCs w:val="20"/>
        </w:rPr>
        <w:fldChar w:fldCharType="end"/>
      </w:r>
      <w:r w:rsidRPr="5692027E">
        <w:rPr>
          <w:rFonts w:ascii="Times New Roman" w:hAnsi="Times New Roman" w:cs="Times New Roman"/>
          <w:b/>
          <w:bCs/>
          <w:color w:val="auto"/>
          <w:sz w:val="20"/>
          <w:szCs w:val="20"/>
        </w:rPr>
        <w:t>: Wan Connections</w:t>
      </w:r>
      <w:bookmarkEnd w:id="8"/>
    </w:p>
    <w:p w14:paraId="44173171" w14:textId="1468366C" w:rsidR="006B28CB" w:rsidRDefault="006B28CB" w:rsidP="00D6166A">
      <w:pPr>
        <w:spacing w:line="360" w:lineRule="auto"/>
      </w:pPr>
    </w:p>
    <w:p w14:paraId="706E8AE9" w14:textId="5BD401C2" w:rsidR="006B28CB" w:rsidRDefault="006B28CB" w:rsidP="00D6166A">
      <w:pPr>
        <w:spacing w:line="360" w:lineRule="auto"/>
      </w:pPr>
      <w:r w:rsidRPr="00D90C22">
        <w:rPr>
          <w:noProof/>
        </w:rPr>
        <w:drawing>
          <wp:inline distT="0" distB="0" distL="0" distR="0" wp14:anchorId="6F5445B7" wp14:editId="69820139">
            <wp:extent cx="5923240" cy="1026543"/>
            <wp:effectExtent l="0" t="0" r="1905" b="2540"/>
            <wp:docPr id="692164021" name="Picture 6921640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2552" name="Picture 1" descr="A screenshot of a computer screen&#10;&#10;Description automatically generated"/>
                    <pic:cNvPicPr/>
                  </pic:nvPicPr>
                  <pic:blipFill rotWithShape="1">
                    <a:blip r:embed="rId14"/>
                    <a:srcRect t="70499" r="10288"/>
                    <a:stretch/>
                  </pic:blipFill>
                  <pic:spPr bwMode="auto">
                    <a:xfrm>
                      <a:off x="0" y="0"/>
                      <a:ext cx="5978977" cy="1036203"/>
                    </a:xfrm>
                    <a:prstGeom prst="rect">
                      <a:avLst/>
                    </a:prstGeom>
                    <a:ln>
                      <a:noFill/>
                    </a:ln>
                    <a:extLst>
                      <a:ext uri="{53640926-AAD7-44D8-BBD7-CCE9431645EC}">
                        <a14:shadowObscured xmlns:a14="http://schemas.microsoft.com/office/drawing/2010/main"/>
                      </a:ext>
                    </a:extLst>
                  </pic:spPr>
                </pic:pic>
              </a:graphicData>
            </a:graphic>
          </wp:inline>
        </w:drawing>
      </w:r>
    </w:p>
    <w:p w14:paraId="4F7B6AA4" w14:textId="79CCC37D" w:rsidR="009B4956" w:rsidRPr="009B4956" w:rsidRDefault="009B4956" w:rsidP="009B4956">
      <w:pPr>
        <w:pStyle w:val="Caption"/>
        <w:jc w:val="center"/>
        <w:rPr>
          <w:rFonts w:ascii="Times New Roman" w:hAnsi="Times New Roman" w:cs="Times New Roman"/>
          <w:b/>
          <w:bCs/>
          <w:color w:val="auto"/>
          <w:sz w:val="20"/>
          <w:szCs w:val="20"/>
        </w:rPr>
      </w:pPr>
      <w:bookmarkStart w:id="9" w:name="_Toc153749181"/>
      <w:r w:rsidRPr="009B4956">
        <w:rPr>
          <w:rFonts w:ascii="Times New Roman" w:hAnsi="Times New Roman" w:cs="Times New Roman"/>
          <w:b/>
          <w:bCs/>
          <w:color w:val="auto"/>
          <w:sz w:val="20"/>
          <w:szCs w:val="20"/>
        </w:rPr>
        <w:t xml:space="preserve">Figure </w:t>
      </w:r>
      <w:r w:rsidRPr="009B4956">
        <w:rPr>
          <w:rFonts w:ascii="Times New Roman" w:hAnsi="Times New Roman" w:cs="Times New Roman"/>
          <w:b/>
          <w:bCs/>
          <w:color w:val="auto"/>
          <w:sz w:val="20"/>
          <w:szCs w:val="20"/>
        </w:rPr>
        <w:fldChar w:fldCharType="begin"/>
      </w:r>
      <w:r w:rsidRPr="009B4956">
        <w:rPr>
          <w:rFonts w:ascii="Times New Roman" w:hAnsi="Times New Roman" w:cs="Times New Roman"/>
          <w:b/>
          <w:bCs/>
          <w:color w:val="auto"/>
          <w:sz w:val="20"/>
          <w:szCs w:val="20"/>
        </w:rPr>
        <w:instrText xml:space="preserve"> SEQ Figure \* ARABIC </w:instrText>
      </w:r>
      <w:r w:rsidRPr="009B4956">
        <w:rPr>
          <w:rFonts w:ascii="Times New Roman" w:hAnsi="Times New Roman" w:cs="Times New Roman"/>
          <w:b/>
          <w:bCs/>
          <w:color w:val="auto"/>
          <w:sz w:val="20"/>
          <w:szCs w:val="20"/>
        </w:rPr>
        <w:fldChar w:fldCharType="separate"/>
      </w:r>
      <w:r w:rsidR="577E51A1" w:rsidRPr="5692027E">
        <w:rPr>
          <w:rFonts w:ascii="Times New Roman" w:hAnsi="Times New Roman" w:cs="Times New Roman"/>
          <w:b/>
          <w:bCs/>
          <w:noProof/>
          <w:color w:val="auto"/>
          <w:sz w:val="20"/>
          <w:szCs w:val="20"/>
        </w:rPr>
        <w:t>5</w:t>
      </w:r>
      <w:r w:rsidRPr="009B4956">
        <w:rPr>
          <w:rFonts w:ascii="Times New Roman" w:hAnsi="Times New Roman" w:cs="Times New Roman"/>
          <w:b/>
          <w:bCs/>
          <w:color w:val="auto"/>
          <w:sz w:val="20"/>
          <w:szCs w:val="20"/>
        </w:rPr>
        <w:fldChar w:fldCharType="end"/>
      </w:r>
      <w:r w:rsidRPr="009B4956">
        <w:rPr>
          <w:rFonts w:ascii="Times New Roman" w:hAnsi="Times New Roman" w:cs="Times New Roman"/>
          <w:b/>
          <w:bCs/>
          <w:color w:val="auto"/>
          <w:sz w:val="20"/>
          <w:szCs w:val="20"/>
        </w:rPr>
        <w:t>: Wan Connections</w:t>
      </w:r>
      <w:bookmarkEnd w:id="9"/>
    </w:p>
    <w:p w14:paraId="0582B8F3" w14:textId="77777777" w:rsidR="004C6E72" w:rsidRDefault="004C6E72" w:rsidP="00D6166A">
      <w:pPr>
        <w:spacing w:line="360" w:lineRule="auto"/>
      </w:pPr>
    </w:p>
    <w:p w14:paraId="61D87528" w14:textId="77777777" w:rsidR="004C6E72" w:rsidRDefault="004C6E72" w:rsidP="00D6166A">
      <w:pPr>
        <w:spacing w:line="360" w:lineRule="auto"/>
      </w:pPr>
    </w:p>
    <w:p w14:paraId="2CA2B44C" w14:textId="77777777" w:rsidR="004C6E72" w:rsidRDefault="004C6E72" w:rsidP="00D6166A">
      <w:pPr>
        <w:spacing w:line="360" w:lineRule="auto"/>
      </w:pPr>
    </w:p>
    <w:p w14:paraId="7E75FA4C" w14:textId="77777777" w:rsidR="004C6E72" w:rsidRDefault="004C6E72" w:rsidP="00D6166A">
      <w:pPr>
        <w:spacing w:line="360" w:lineRule="auto"/>
      </w:pPr>
    </w:p>
    <w:p w14:paraId="7A664FE5" w14:textId="77777777" w:rsidR="004C6E72" w:rsidRDefault="004C6E72" w:rsidP="00D6166A">
      <w:pPr>
        <w:spacing w:line="360" w:lineRule="auto"/>
      </w:pPr>
    </w:p>
    <w:p w14:paraId="0B211F34" w14:textId="027C1450" w:rsidR="67639781" w:rsidRDefault="67639781" w:rsidP="00D6166A">
      <w:pPr>
        <w:spacing w:line="360" w:lineRule="auto"/>
      </w:pPr>
    </w:p>
    <w:p w14:paraId="5B78ECE6" w14:textId="21378169" w:rsidR="004C6E72" w:rsidRPr="008F36ED" w:rsidRDefault="004C6E72" w:rsidP="008F36ED">
      <w:pPr>
        <w:pStyle w:val="Heading1"/>
        <w:spacing w:line="360" w:lineRule="auto"/>
        <w:rPr>
          <w:rFonts w:ascii="Times New Roman" w:hAnsi="Times New Roman" w:cs="Times New Roman"/>
          <w:b/>
          <w:bCs/>
          <w:color w:val="auto"/>
          <w:sz w:val="28"/>
          <w:szCs w:val="28"/>
          <w:lang w:val="en-US"/>
        </w:rPr>
      </w:pPr>
      <w:bookmarkStart w:id="10" w:name="_Toc153748303"/>
      <w:r>
        <w:rPr>
          <w:rFonts w:ascii="Times New Roman" w:hAnsi="Times New Roman" w:cs="Times New Roman"/>
          <w:b/>
          <w:bCs/>
          <w:color w:val="auto"/>
          <w:sz w:val="28"/>
          <w:szCs w:val="28"/>
        </w:rPr>
        <w:t>4</w:t>
      </w:r>
      <w:r w:rsidRPr="00144EDB">
        <w:rPr>
          <w:rFonts w:ascii="Times New Roman" w:hAnsi="Times New Roman" w:cs="Times New Roman"/>
          <w:b/>
          <w:bCs/>
          <w:color w:val="auto"/>
          <w:sz w:val="28"/>
          <w:szCs w:val="28"/>
        </w:rPr>
        <w:t xml:space="preserve">. </w:t>
      </w:r>
      <w:bookmarkStart w:id="11" w:name="_Toc1030358607"/>
      <w:bookmarkStart w:id="12" w:name="_Hlk153691356"/>
      <w:r w:rsidRPr="004C6E72">
        <w:rPr>
          <w:rFonts w:ascii="Times New Roman" w:hAnsi="Times New Roman" w:cs="Times New Roman"/>
          <w:b/>
          <w:bCs/>
          <w:color w:val="auto"/>
          <w:sz w:val="28"/>
          <w:szCs w:val="28"/>
          <w:lang w:val="en-US"/>
        </w:rPr>
        <w:t>LAN and Wan Configuration</w:t>
      </w:r>
      <w:bookmarkEnd w:id="11"/>
      <w:bookmarkEnd w:id="12"/>
      <w:bookmarkEnd w:id="10"/>
    </w:p>
    <w:p w14:paraId="1E984BC9" w14:textId="76A32FDA" w:rsidR="004C6E72" w:rsidRPr="004C6E72" w:rsidRDefault="004C6E72" w:rsidP="00D6166A">
      <w:pPr>
        <w:spacing w:line="360" w:lineRule="auto"/>
        <w:ind w:firstLine="720"/>
        <w:jc w:val="both"/>
        <w:rPr>
          <w:rFonts w:ascii="Times New Roman" w:hAnsi="Times New Roman" w:cs="Times New Roman"/>
          <w:sz w:val="24"/>
          <w:szCs w:val="24"/>
        </w:rPr>
      </w:pPr>
      <w:r w:rsidRPr="004C6E72">
        <w:rPr>
          <w:rFonts w:ascii="Times New Roman" w:hAnsi="Times New Roman" w:cs="Times New Roman"/>
          <w:sz w:val="24"/>
          <w:szCs w:val="24"/>
        </w:rPr>
        <w:t>Microtech Sdn. Bhd. understands the importance of network setup in encouraging effective communication and improving connection throughout the workplace. Local Area Networks (LANs) are the foundation of internal communication inside physical places such as the Headquarters (KL Site) and the Krung Thep (Remote Branch). These LANs provide fast data transmission, smooth collaboration, and resource sharing among devices in a limited geographical region.</w:t>
      </w:r>
    </w:p>
    <w:p w14:paraId="79FEA9E2" w14:textId="67B8A87C" w:rsidR="007856C6" w:rsidRDefault="004C6E72" w:rsidP="008F36ED">
      <w:pPr>
        <w:spacing w:line="360" w:lineRule="auto"/>
        <w:ind w:firstLine="720"/>
        <w:jc w:val="both"/>
        <w:rPr>
          <w:rFonts w:ascii="Times New Roman" w:hAnsi="Times New Roman" w:cs="Times New Roman"/>
          <w:sz w:val="24"/>
          <w:szCs w:val="24"/>
        </w:rPr>
      </w:pPr>
      <w:r w:rsidRPr="4434E0F9">
        <w:rPr>
          <w:rFonts w:ascii="Times New Roman" w:hAnsi="Times New Roman" w:cs="Times New Roman"/>
          <w:sz w:val="24"/>
          <w:szCs w:val="24"/>
        </w:rPr>
        <w:t>Wide Area Networks (WANs), on the other hand, address a larger range of communication and data sharing. WANs are critical channels that link geographically scattered facilities like the KL Site and the Krung Thep Site in the context of Microtech's network architecture. WANs are critical for enabling dependable, secure, and high-performance communication across these distant sites, bypassing geographical barriers, and building an integrated organisational network.</w:t>
      </w:r>
    </w:p>
    <w:p w14:paraId="46E352BE" w14:textId="5DD48688" w:rsidR="00B95771" w:rsidRPr="008F36ED" w:rsidRDefault="004C6E72" w:rsidP="008F36ED">
      <w:pPr>
        <w:pStyle w:val="Heading2"/>
        <w:spacing w:line="360" w:lineRule="auto"/>
        <w:rPr>
          <w:rFonts w:ascii="Times New Roman" w:hAnsi="Times New Roman" w:cs="Times New Roman"/>
          <w:b/>
          <w:bCs/>
          <w:color w:val="auto"/>
          <w:lang w:val="en-US"/>
        </w:rPr>
      </w:pPr>
      <w:bookmarkStart w:id="13" w:name="_Toc153748304"/>
      <w:r>
        <w:rPr>
          <w:rFonts w:ascii="Times New Roman" w:hAnsi="Times New Roman" w:cs="Times New Roman"/>
          <w:b/>
          <w:bCs/>
          <w:color w:val="auto"/>
        </w:rPr>
        <w:t>4</w:t>
      </w:r>
      <w:r w:rsidRPr="00144EDB">
        <w:rPr>
          <w:rFonts w:ascii="Times New Roman" w:hAnsi="Times New Roman" w:cs="Times New Roman"/>
          <w:b/>
          <w:bCs/>
          <w:color w:val="auto"/>
        </w:rPr>
        <w:t xml:space="preserve">.1 </w:t>
      </w:r>
      <w:bookmarkStart w:id="14" w:name="_Toc1829482948"/>
      <w:r w:rsidRPr="004C6E72">
        <w:rPr>
          <w:rFonts w:ascii="Times New Roman" w:hAnsi="Times New Roman" w:cs="Times New Roman"/>
          <w:b/>
          <w:bCs/>
          <w:color w:val="auto"/>
          <w:lang w:val="en-US"/>
        </w:rPr>
        <w:t>VLAN Configuration</w:t>
      </w:r>
      <w:bookmarkEnd w:id="14"/>
      <w:bookmarkEnd w:id="13"/>
    </w:p>
    <w:p w14:paraId="528BEECE" w14:textId="5E84B874" w:rsidR="008E63CA" w:rsidRDefault="00B95771" w:rsidP="008F36ED">
      <w:pPr>
        <w:spacing w:line="360" w:lineRule="auto"/>
        <w:ind w:firstLine="720"/>
        <w:jc w:val="both"/>
        <w:rPr>
          <w:rFonts w:ascii="Times New Roman" w:hAnsi="Times New Roman" w:cs="Times New Roman"/>
          <w:sz w:val="24"/>
          <w:szCs w:val="24"/>
        </w:rPr>
      </w:pPr>
      <w:r w:rsidRPr="00B95771">
        <w:rPr>
          <w:rFonts w:ascii="Times New Roman" w:hAnsi="Times New Roman" w:cs="Times New Roman"/>
          <w:sz w:val="24"/>
          <w:szCs w:val="24"/>
        </w:rPr>
        <w:t>A virtual local area network (VLAN) is a logical segment of a network that enables devices to be segregated into discrete broadcast zones. Using departmental or functional groups, VLANs enhance the effectiveness and security of networks. Devices within the same VLAN can communicate directly with one another, while connections across VLANs require routing. VLANs help manage network traffic, improve performance, and make administration easier. By preventing unnecessary broadcast traffic and enhancing overall network administration, this segmentation contributes to the organisation and security of large or heterogeneous networks.</w:t>
      </w:r>
    </w:p>
    <w:p w14:paraId="278AB8EB" w14:textId="77777777" w:rsidR="008E63CA" w:rsidRDefault="008E63CA" w:rsidP="00D6166A">
      <w:pPr>
        <w:spacing w:line="360" w:lineRule="auto"/>
        <w:jc w:val="both"/>
        <w:rPr>
          <w:rFonts w:ascii="Times New Roman" w:hAnsi="Times New Roman" w:cs="Times New Roman"/>
          <w:sz w:val="24"/>
          <w:szCs w:val="24"/>
        </w:rPr>
      </w:pPr>
    </w:p>
    <w:p w14:paraId="59C2A615" w14:textId="2340676A" w:rsidR="008E63CA" w:rsidRDefault="008E63CA" w:rsidP="00D6166A">
      <w:pPr>
        <w:spacing w:line="360" w:lineRule="auto"/>
        <w:jc w:val="center"/>
        <w:rPr>
          <w:rFonts w:ascii="Times New Roman" w:hAnsi="Times New Roman" w:cs="Times New Roman"/>
          <w:sz w:val="24"/>
          <w:szCs w:val="24"/>
        </w:rPr>
      </w:pPr>
      <w:r>
        <w:rPr>
          <w:noProof/>
        </w:rPr>
        <w:drawing>
          <wp:inline distT="0" distB="0" distL="0" distR="0" wp14:anchorId="4230A1E4" wp14:editId="3D3AB122">
            <wp:extent cx="3801413" cy="3883452"/>
            <wp:effectExtent l="0" t="0" r="8890" b="3175"/>
            <wp:docPr id="1965211737" name="Picture 19652117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11737"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9023" cy="3891226"/>
                    </a:xfrm>
                    <a:prstGeom prst="rect">
                      <a:avLst/>
                    </a:prstGeom>
                    <a:noFill/>
                    <a:ln>
                      <a:noFill/>
                    </a:ln>
                  </pic:spPr>
                </pic:pic>
              </a:graphicData>
            </a:graphic>
          </wp:inline>
        </w:drawing>
      </w:r>
    </w:p>
    <w:p w14:paraId="4B684441" w14:textId="4E4B2B1A" w:rsidR="009B4956" w:rsidRPr="009B4956" w:rsidRDefault="009B4956" w:rsidP="009B4956">
      <w:pPr>
        <w:pStyle w:val="Caption"/>
        <w:jc w:val="center"/>
        <w:rPr>
          <w:rFonts w:ascii="Times New Roman" w:hAnsi="Times New Roman" w:cs="Times New Roman"/>
          <w:b/>
          <w:bCs/>
          <w:color w:val="auto"/>
          <w:sz w:val="20"/>
          <w:szCs w:val="20"/>
        </w:rPr>
      </w:pPr>
      <w:bookmarkStart w:id="15" w:name="_Toc153749182"/>
      <w:r w:rsidRPr="009B4956">
        <w:rPr>
          <w:rFonts w:ascii="Times New Roman" w:hAnsi="Times New Roman" w:cs="Times New Roman"/>
          <w:b/>
          <w:bCs/>
          <w:color w:val="auto"/>
          <w:sz w:val="20"/>
          <w:szCs w:val="20"/>
        </w:rPr>
        <w:t xml:space="preserve">Figure </w:t>
      </w:r>
      <w:r w:rsidRPr="009B4956">
        <w:rPr>
          <w:rFonts w:ascii="Times New Roman" w:hAnsi="Times New Roman" w:cs="Times New Roman"/>
          <w:b/>
          <w:bCs/>
          <w:color w:val="auto"/>
          <w:sz w:val="20"/>
          <w:szCs w:val="20"/>
        </w:rPr>
        <w:fldChar w:fldCharType="begin"/>
      </w:r>
      <w:r w:rsidRPr="009B4956">
        <w:rPr>
          <w:rFonts w:ascii="Times New Roman" w:hAnsi="Times New Roman" w:cs="Times New Roman"/>
          <w:b/>
          <w:bCs/>
          <w:color w:val="auto"/>
          <w:sz w:val="20"/>
          <w:szCs w:val="20"/>
        </w:rPr>
        <w:instrText xml:space="preserve"> SEQ Figure \* ARABIC </w:instrText>
      </w:r>
      <w:r w:rsidRPr="009B4956">
        <w:rPr>
          <w:rFonts w:ascii="Times New Roman" w:hAnsi="Times New Roman" w:cs="Times New Roman"/>
          <w:b/>
          <w:bCs/>
          <w:color w:val="auto"/>
          <w:sz w:val="20"/>
          <w:szCs w:val="20"/>
        </w:rPr>
        <w:fldChar w:fldCharType="separate"/>
      </w:r>
      <w:r w:rsidR="3A1D672A" w:rsidRPr="5692027E">
        <w:rPr>
          <w:rFonts w:ascii="Times New Roman" w:hAnsi="Times New Roman" w:cs="Times New Roman"/>
          <w:b/>
          <w:bCs/>
          <w:noProof/>
          <w:color w:val="auto"/>
          <w:sz w:val="20"/>
          <w:szCs w:val="20"/>
        </w:rPr>
        <w:t>6</w:t>
      </w:r>
      <w:r w:rsidRPr="009B4956">
        <w:rPr>
          <w:rFonts w:ascii="Times New Roman" w:hAnsi="Times New Roman" w:cs="Times New Roman"/>
          <w:b/>
          <w:bCs/>
          <w:color w:val="auto"/>
          <w:sz w:val="20"/>
          <w:szCs w:val="20"/>
        </w:rPr>
        <w:fldChar w:fldCharType="end"/>
      </w:r>
      <w:r w:rsidRPr="009B4956">
        <w:rPr>
          <w:rFonts w:ascii="Times New Roman" w:hAnsi="Times New Roman" w:cs="Times New Roman"/>
          <w:b/>
          <w:bCs/>
          <w:color w:val="auto"/>
          <w:sz w:val="20"/>
          <w:szCs w:val="20"/>
        </w:rPr>
        <w:t>: VLAN Implementation</w:t>
      </w:r>
      <w:bookmarkEnd w:id="15"/>
    </w:p>
    <w:p w14:paraId="7FCF1220" w14:textId="77777777" w:rsidR="002E12F5" w:rsidRDefault="00F33B28" w:rsidP="00D6166A">
      <w:pPr>
        <w:spacing w:line="360" w:lineRule="auto"/>
        <w:jc w:val="center"/>
        <w:rPr>
          <w:noProof/>
        </w:rPr>
      </w:pPr>
      <w:r>
        <w:rPr>
          <w:noProof/>
        </w:rPr>
        <w:drawing>
          <wp:inline distT="0" distB="0" distL="0" distR="0" wp14:anchorId="3AB7A548" wp14:editId="40536CEC">
            <wp:extent cx="3306445" cy="3370737"/>
            <wp:effectExtent l="0" t="0" r="8255" b="1270"/>
            <wp:docPr id="1324510977" name="Picture 13245109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510977"/>
                    <pic:cNvPicPr/>
                  </pic:nvPicPr>
                  <pic:blipFill>
                    <a:blip r:embed="rId16">
                      <a:extLst>
                        <a:ext uri="{28A0092B-C50C-407E-A947-70E740481C1C}">
                          <a14:useLocalDpi xmlns:a14="http://schemas.microsoft.com/office/drawing/2010/main" val="0"/>
                        </a:ext>
                      </a:extLst>
                    </a:blip>
                    <a:stretch>
                      <a:fillRect/>
                    </a:stretch>
                  </pic:blipFill>
                  <pic:spPr>
                    <a:xfrm>
                      <a:off x="0" y="0"/>
                      <a:ext cx="3306445" cy="3370737"/>
                    </a:xfrm>
                    <a:prstGeom prst="rect">
                      <a:avLst/>
                    </a:prstGeom>
                  </pic:spPr>
                </pic:pic>
              </a:graphicData>
            </a:graphic>
          </wp:inline>
        </w:drawing>
      </w:r>
    </w:p>
    <w:p w14:paraId="766FB6E3" w14:textId="59F81DE3" w:rsidR="002E12F5" w:rsidRPr="002577AB" w:rsidRDefault="007138DC" w:rsidP="5692027E">
      <w:pPr>
        <w:pStyle w:val="Caption"/>
        <w:jc w:val="center"/>
        <w:rPr>
          <w:rFonts w:ascii="Times New Roman" w:hAnsi="Times New Roman" w:cs="Times New Roman"/>
          <w:b/>
          <w:bCs/>
          <w:color w:val="auto"/>
          <w:sz w:val="28"/>
          <w:szCs w:val="28"/>
        </w:rPr>
      </w:pPr>
      <w:bookmarkStart w:id="16" w:name="_Toc153749183"/>
      <w:r w:rsidRPr="5692027E">
        <w:rPr>
          <w:rFonts w:ascii="Times New Roman" w:hAnsi="Times New Roman" w:cs="Times New Roman"/>
          <w:b/>
          <w:bCs/>
          <w:color w:val="auto"/>
          <w:sz w:val="20"/>
          <w:szCs w:val="20"/>
        </w:rPr>
        <w:t xml:space="preserve">Figure </w:t>
      </w:r>
      <w:r w:rsidRPr="5692027E">
        <w:rPr>
          <w:rFonts w:ascii="Times New Roman" w:hAnsi="Times New Roman" w:cs="Times New Roman"/>
          <w:b/>
          <w:bCs/>
          <w:color w:val="auto"/>
          <w:sz w:val="20"/>
          <w:szCs w:val="20"/>
        </w:rPr>
        <w:fldChar w:fldCharType="begin"/>
      </w:r>
      <w:r>
        <w:instrText xml:space="preserve"> SEQ Figure \* ARABIC </w:instrText>
      </w:r>
      <w:r w:rsidRPr="5692027E">
        <w:rPr>
          <w:rFonts w:ascii="Times New Roman" w:hAnsi="Times New Roman" w:cs="Times New Roman"/>
          <w:b/>
          <w:bCs/>
          <w:color w:val="auto"/>
          <w:sz w:val="20"/>
          <w:szCs w:val="20"/>
        </w:rPr>
        <w:fldChar w:fldCharType="separate"/>
      </w:r>
      <w:r w:rsidR="7CBF745B" w:rsidRPr="5692027E">
        <w:rPr>
          <w:rFonts w:ascii="Times New Roman" w:hAnsi="Times New Roman" w:cs="Times New Roman"/>
          <w:b/>
          <w:bCs/>
          <w:noProof/>
          <w:color w:val="auto"/>
          <w:sz w:val="20"/>
          <w:szCs w:val="20"/>
        </w:rPr>
        <w:t>7</w:t>
      </w:r>
      <w:r w:rsidRPr="5692027E">
        <w:rPr>
          <w:rFonts w:ascii="Times New Roman" w:hAnsi="Times New Roman" w:cs="Times New Roman"/>
          <w:b/>
          <w:bCs/>
          <w:color w:val="auto"/>
          <w:sz w:val="20"/>
          <w:szCs w:val="20"/>
        </w:rPr>
        <w:fldChar w:fldCharType="end"/>
      </w:r>
      <w:r w:rsidRPr="5692027E">
        <w:rPr>
          <w:rFonts w:ascii="Times New Roman" w:hAnsi="Times New Roman" w:cs="Times New Roman"/>
          <w:b/>
          <w:bCs/>
          <w:color w:val="auto"/>
          <w:sz w:val="20"/>
          <w:szCs w:val="20"/>
        </w:rPr>
        <w:t>: VLAN Implementation</w:t>
      </w:r>
      <w:bookmarkEnd w:id="16"/>
    </w:p>
    <w:p w14:paraId="67F01621" w14:textId="78C6952C" w:rsidR="5692027E" w:rsidRDefault="5692027E" w:rsidP="5692027E">
      <w:pPr>
        <w:spacing w:line="360" w:lineRule="auto"/>
        <w:jc w:val="center"/>
        <w:rPr>
          <w:noProof/>
        </w:rPr>
      </w:pPr>
    </w:p>
    <w:p w14:paraId="26FD4E4F" w14:textId="2A2C47E6" w:rsidR="00B95771" w:rsidRPr="00B95771" w:rsidRDefault="002E12F5" w:rsidP="00D6166A">
      <w:pPr>
        <w:spacing w:line="360" w:lineRule="auto"/>
        <w:jc w:val="center"/>
        <w:rPr>
          <w:rFonts w:ascii="Times New Roman" w:hAnsi="Times New Roman" w:cs="Times New Roman"/>
          <w:sz w:val="24"/>
          <w:szCs w:val="24"/>
        </w:rPr>
      </w:pPr>
      <w:r>
        <w:rPr>
          <w:noProof/>
        </w:rPr>
        <w:drawing>
          <wp:inline distT="0" distB="0" distL="0" distR="0" wp14:anchorId="64247350" wp14:editId="6B0C04B5">
            <wp:extent cx="3860800" cy="3909060"/>
            <wp:effectExtent l="0" t="0" r="6350" b="0"/>
            <wp:docPr id="892881888" name="Picture 8928818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881888"/>
                    <pic:cNvPicPr/>
                  </pic:nvPicPr>
                  <pic:blipFill>
                    <a:blip r:embed="rId17">
                      <a:extLst>
                        <a:ext uri="{28A0092B-C50C-407E-A947-70E740481C1C}">
                          <a14:useLocalDpi xmlns:a14="http://schemas.microsoft.com/office/drawing/2010/main" val="0"/>
                        </a:ext>
                      </a:extLst>
                    </a:blip>
                    <a:stretch>
                      <a:fillRect/>
                    </a:stretch>
                  </pic:blipFill>
                  <pic:spPr>
                    <a:xfrm>
                      <a:off x="0" y="0"/>
                      <a:ext cx="3860800" cy="3909060"/>
                    </a:xfrm>
                    <a:prstGeom prst="rect">
                      <a:avLst/>
                    </a:prstGeom>
                  </pic:spPr>
                </pic:pic>
              </a:graphicData>
            </a:graphic>
          </wp:inline>
        </w:drawing>
      </w:r>
    </w:p>
    <w:p w14:paraId="5E4922BD" w14:textId="783BEA65" w:rsidR="34315D99" w:rsidRDefault="34315D99" w:rsidP="5692027E">
      <w:pPr>
        <w:pStyle w:val="Caption"/>
        <w:jc w:val="center"/>
        <w:rPr>
          <w:rFonts w:ascii="Times New Roman" w:hAnsi="Times New Roman" w:cs="Times New Roman"/>
          <w:b/>
          <w:bCs/>
          <w:color w:val="auto"/>
          <w:sz w:val="20"/>
          <w:szCs w:val="20"/>
        </w:rPr>
      </w:pPr>
      <w:bookmarkStart w:id="17" w:name="_Toc153749184"/>
      <w:r w:rsidRPr="5692027E">
        <w:rPr>
          <w:rFonts w:ascii="Times New Roman" w:hAnsi="Times New Roman" w:cs="Times New Roman"/>
          <w:b/>
          <w:bCs/>
          <w:color w:val="auto"/>
          <w:sz w:val="20"/>
          <w:szCs w:val="20"/>
        </w:rPr>
        <w:t xml:space="preserve">Figure </w:t>
      </w:r>
      <w:r w:rsidRPr="5692027E">
        <w:rPr>
          <w:rFonts w:ascii="Times New Roman" w:hAnsi="Times New Roman" w:cs="Times New Roman"/>
          <w:b/>
          <w:bCs/>
          <w:color w:val="auto"/>
          <w:sz w:val="20"/>
          <w:szCs w:val="20"/>
        </w:rPr>
        <w:fldChar w:fldCharType="begin"/>
      </w:r>
      <w:r w:rsidRPr="5692027E">
        <w:rPr>
          <w:rFonts w:ascii="Times New Roman" w:hAnsi="Times New Roman" w:cs="Times New Roman"/>
          <w:b/>
          <w:bCs/>
          <w:color w:val="auto"/>
          <w:sz w:val="20"/>
          <w:szCs w:val="20"/>
        </w:rPr>
        <w:instrText xml:space="preserve"> SEQ Figure \* ARABIC </w:instrText>
      </w:r>
      <w:r w:rsidRPr="5692027E">
        <w:rPr>
          <w:rFonts w:ascii="Times New Roman" w:hAnsi="Times New Roman" w:cs="Times New Roman"/>
          <w:b/>
          <w:bCs/>
          <w:color w:val="auto"/>
          <w:sz w:val="20"/>
          <w:szCs w:val="20"/>
        </w:rPr>
        <w:fldChar w:fldCharType="separate"/>
      </w:r>
      <w:r w:rsidRPr="5692027E">
        <w:rPr>
          <w:rFonts w:ascii="Times New Roman" w:hAnsi="Times New Roman" w:cs="Times New Roman"/>
          <w:b/>
          <w:bCs/>
          <w:noProof/>
          <w:color w:val="auto"/>
          <w:sz w:val="20"/>
          <w:szCs w:val="20"/>
        </w:rPr>
        <w:t>8</w:t>
      </w:r>
      <w:r w:rsidRPr="5692027E">
        <w:rPr>
          <w:rFonts w:ascii="Times New Roman" w:hAnsi="Times New Roman" w:cs="Times New Roman"/>
          <w:b/>
          <w:bCs/>
          <w:color w:val="auto"/>
          <w:sz w:val="20"/>
          <w:szCs w:val="20"/>
        </w:rPr>
        <w:fldChar w:fldCharType="end"/>
      </w:r>
      <w:r w:rsidRPr="5692027E">
        <w:rPr>
          <w:rFonts w:ascii="Times New Roman" w:hAnsi="Times New Roman" w:cs="Times New Roman"/>
          <w:b/>
          <w:bCs/>
          <w:color w:val="auto"/>
          <w:sz w:val="20"/>
          <w:szCs w:val="20"/>
        </w:rPr>
        <w:t>: VLAN Implementation</w:t>
      </w:r>
      <w:bookmarkEnd w:id="17"/>
    </w:p>
    <w:p w14:paraId="32DF2A43" w14:textId="789CAD98" w:rsidR="5692027E" w:rsidRPr="002577AB" w:rsidRDefault="5692027E" w:rsidP="002577AB"/>
    <w:p w14:paraId="2EA7179D" w14:textId="77777777" w:rsidR="002A7906" w:rsidRPr="002A7906" w:rsidRDefault="002A7906" w:rsidP="008F36ED">
      <w:pPr>
        <w:spacing w:line="360" w:lineRule="auto"/>
        <w:ind w:firstLine="720"/>
        <w:jc w:val="both"/>
        <w:rPr>
          <w:rFonts w:ascii="Times New Roman" w:hAnsi="Times New Roman" w:cs="Times New Roman"/>
          <w:sz w:val="24"/>
          <w:szCs w:val="24"/>
        </w:rPr>
      </w:pPr>
      <w:r w:rsidRPr="002A7906">
        <w:rPr>
          <w:rFonts w:ascii="Times New Roman" w:hAnsi="Times New Roman" w:cs="Times New Roman"/>
          <w:sz w:val="24"/>
          <w:szCs w:val="24"/>
        </w:rPr>
        <w:t>In the KL branch, VLANs are intentionally constructed to enhance network performance. VLAN10, "Design," is dedicated to duties pertaining to design, whereas VLAN20, "Delivery," is dedicated to operations associated with delivery. While VLAN30, "Management," is utilised for administrative work, VLAN40, "HR," is dedicated to human resources-related operations. Unwanted traffic vanishes into VLAN100, whereas the original VLAN is VLAN99.</w:t>
      </w:r>
    </w:p>
    <w:p w14:paraId="02DA1D2C" w14:textId="4DA7DD37" w:rsidR="002A7906" w:rsidRPr="002A7906" w:rsidRDefault="002A7906" w:rsidP="008F36ED">
      <w:pPr>
        <w:spacing w:line="360" w:lineRule="auto"/>
        <w:ind w:firstLine="720"/>
        <w:jc w:val="both"/>
        <w:rPr>
          <w:rFonts w:ascii="Times New Roman" w:hAnsi="Times New Roman" w:cs="Times New Roman"/>
          <w:sz w:val="24"/>
          <w:szCs w:val="24"/>
        </w:rPr>
      </w:pPr>
      <w:r w:rsidRPr="002A7906">
        <w:rPr>
          <w:rFonts w:ascii="Times New Roman" w:hAnsi="Times New Roman" w:cs="Times New Roman"/>
          <w:sz w:val="24"/>
          <w:szCs w:val="24"/>
        </w:rPr>
        <w:t xml:space="preserve">While VLAN60, "ServerFarm," is tasked with handling server-related activities in the Server Farm, VLAN50, "SF-Management," </w:t>
      </w:r>
      <w:proofErr w:type="gramStart"/>
      <w:r w:rsidRPr="002A7906">
        <w:rPr>
          <w:rFonts w:ascii="Times New Roman" w:hAnsi="Times New Roman" w:cs="Times New Roman"/>
          <w:sz w:val="24"/>
          <w:szCs w:val="24"/>
        </w:rPr>
        <w:t>is in charge of</w:t>
      </w:r>
      <w:proofErr w:type="gramEnd"/>
      <w:r w:rsidRPr="002A7906">
        <w:rPr>
          <w:rFonts w:ascii="Times New Roman" w:hAnsi="Times New Roman" w:cs="Times New Roman"/>
          <w:sz w:val="24"/>
          <w:szCs w:val="24"/>
        </w:rPr>
        <w:t xml:space="preserve"> overseeing the server farm. Again, both VLANs share the original VLAN99, and VLAN100 serves as a black hole for unwanted traffic.</w:t>
      </w:r>
    </w:p>
    <w:p w14:paraId="2F55896E" w14:textId="2F117B84" w:rsidR="004C6E72" w:rsidRPr="002577AB" w:rsidRDefault="00D83DAA" w:rsidP="002577AB">
      <w:pPr>
        <w:spacing w:line="360" w:lineRule="auto"/>
        <w:ind w:firstLine="720"/>
        <w:jc w:val="both"/>
        <w:rPr>
          <w:rFonts w:ascii="Times New Roman" w:hAnsi="Times New Roman" w:cs="Times New Roman"/>
          <w:sz w:val="24"/>
          <w:szCs w:val="24"/>
        </w:rPr>
      </w:pPr>
      <w:r w:rsidRPr="00D83DAA">
        <w:rPr>
          <w:rFonts w:ascii="Times New Roman" w:hAnsi="Times New Roman" w:cs="Times New Roman"/>
          <w:sz w:val="24"/>
          <w:szCs w:val="24"/>
        </w:rPr>
        <w:t>VLAN99 is the native VLAN for routers, whereas VLAN100 acts as a black hole. While VLAN70, "R&amp;D - Wireless," is meant for wireless research and development, VLAN80, "</w:t>
      </w:r>
      <w:proofErr w:type="spellStart"/>
      <w:r w:rsidRPr="00D83DAA">
        <w:rPr>
          <w:rFonts w:ascii="Times New Roman" w:hAnsi="Times New Roman" w:cs="Times New Roman"/>
          <w:sz w:val="24"/>
          <w:szCs w:val="24"/>
        </w:rPr>
        <w:t>RBMgmt</w:t>
      </w:r>
      <w:proofErr w:type="spellEnd"/>
      <w:r w:rsidRPr="00D83DAA">
        <w:rPr>
          <w:rFonts w:ascii="Times New Roman" w:hAnsi="Times New Roman" w:cs="Times New Roman"/>
          <w:sz w:val="24"/>
          <w:szCs w:val="24"/>
        </w:rPr>
        <w:t>," is meant for router administration. This VLAN setup enhances network organisation and security in the KL branch.</w:t>
      </w:r>
    </w:p>
    <w:p w14:paraId="193E2FD7" w14:textId="3AE146F4" w:rsidR="00470C3A" w:rsidRPr="008F36ED" w:rsidRDefault="004C6E72" w:rsidP="008F36ED">
      <w:pPr>
        <w:pStyle w:val="Heading2"/>
        <w:spacing w:line="360" w:lineRule="auto"/>
        <w:rPr>
          <w:rFonts w:ascii="Times New Roman" w:hAnsi="Times New Roman" w:cs="Times New Roman"/>
          <w:b/>
          <w:bCs/>
          <w:color w:val="auto"/>
          <w:lang w:val="en-US"/>
        </w:rPr>
      </w:pPr>
      <w:bookmarkStart w:id="18" w:name="_Toc153748305"/>
      <w:r>
        <w:rPr>
          <w:rFonts w:ascii="Times New Roman" w:hAnsi="Times New Roman" w:cs="Times New Roman"/>
          <w:b/>
          <w:bCs/>
          <w:color w:val="auto"/>
        </w:rPr>
        <w:t>4</w:t>
      </w:r>
      <w:r w:rsidRPr="00144EDB">
        <w:rPr>
          <w:rFonts w:ascii="Times New Roman" w:hAnsi="Times New Roman" w:cs="Times New Roman"/>
          <w:b/>
          <w:bCs/>
          <w:color w:val="auto"/>
        </w:rPr>
        <w:t>.</w:t>
      </w:r>
      <w:r>
        <w:rPr>
          <w:rFonts w:ascii="Times New Roman" w:hAnsi="Times New Roman" w:cs="Times New Roman"/>
          <w:b/>
          <w:bCs/>
          <w:color w:val="auto"/>
        </w:rPr>
        <w:t>2</w:t>
      </w:r>
      <w:r w:rsidRPr="00144EDB">
        <w:rPr>
          <w:rFonts w:ascii="Times New Roman" w:hAnsi="Times New Roman" w:cs="Times New Roman"/>
          <w:b/>
          <w:bCs/>
          <w:color w:val="auto"/>
        </w:rPr>
        <w:t xml:space="preserve"> </w:t>
      </w:r>
      <w:r w:rsidRPr="004C6E72">
        <w:rPr>
          <w:rFonts w:ascii="Times New Roman" w:hAnsi="Times New Roman" w:cs="Times New Roman"/>
          <w:b/>
          <w:bCs/>
          <w:color w:val="auto"/>
          <w:lang w:val="en-US"/>
        </w:rPr>
        <w:t>Inter-VLAN Configuration</w:t>
      </w:r>
      <w:bookmarkEnd w:id="18"/>
    </w:p>
    <w:p w14:paraId="70B14DBD" w14:textId="76A7FD12" w:rsidR="00470C3A" w:rsidRPr="00461F98" w:rsidRDefault="00461F98" w:rsidP="008F36ED">
      <w:pPr>
        <w:spacing w:line="360" w:lineRule="auto"/>
        <w:ind w:firstLine="720"/>
        <w:jc w:val="both"/>
        <w:rPr>
          <w:rFonts w:ascii="Times New Roman" w:hAnsi="Times New Roman" w:cs="Times New Roman"/>
          <w:sz w:val="24"/>
          <w:szCs w:val="24"/>
        </w:rPr>
      </w:pPr>
      <w:r w:rsidRPr="00461F98">
        <w:rPr>
          <w:rFonts w:ascii="Times New Roman" w:hAnsi="Times New Roman" w:cs="Times New Roman"/>
          <w:sz w:val="24"/>
          <w:szCs w:val="24"/>
        </w:rPr>
        <w:t xml:space="preserve">Inter-VLAN, or communication between several Virtual Local Area Networks (VLANs), is necessary for network segmentation. Routing is required for communication between distinct </w:t>
      </w:r>
      <w:r w:rsidR="004347B3" w:rsidRPr="00461F98">
        <w:rPr>
          <w:rFonts w:ascii="Times New Roman" w:hAnsi="Times New Roman" w:cs="Times New Roman"/>
          <w:sz w:val="24"/>
          <w:szCs w:val="24"/>
        </w:rPr>
        <w:t>VLANs;</w:t>
      </w:r>
      <w:r w:rsidRPr="00461F98">
        <w:rPr>
          <w:rFonts w:ascii="Times New Roman" w:hAnsi="Times New Roman" w:cs="Times New Roman"/>
          <w:sz w:val="24"/>
          <w:szCs w:val="24"/>
        </w:rPr>
        <w:t xml:space="preserve"> </w:t>
      </w:r>
      <w:proofErr w:type="gramStart"/>
      <w:r w:rsidRPr="00461F98">
        <w:rPr>
          <w:rFonts w:ascii="Times New Roman" w:hAnsi="Times New Roman" w:cs="Times New Roman"/>
          <w:sz w:val="24"/>
          <w:szCs w:val="24"/>
        </w:rPr>
        <w:t>however</w:t>
      </w:r>
      <w:proofErr w:type="gramEnd"/>
      <w:r w:rsidRPr="00461F98">
        <w:rPr>
          <w:rFonts w:ascii="Times New Roman" w:hAnsi="Times New Roman" w:cs="Times New Roman"/>
          <w:sz w:val="24"/>
          <w:szCs w:val="24"/>
        </w:rPr>
        <w:t xml:space="preserve"> it is simple to </w:t>
      </w:r>
      <w:r w:rsidR="00501A21" w:rsidRPr="00461F98">
        <w:rPr>
          <w:rFonts w:ascii="Times New Roman" w:hAnsi="Times New Roman" w:cs="Times New Roman"/>
          <w:sz w:val="24"/>
          <w:szCs w:val="24"/>
        </w:rPr>
        <w:t>commu</w:t>
      </w:r>
      <w:r w:rsidR="00501A21">
        <w:rPr>
          <w:rFonts w:ascii="Times New Roman" w:hAnsi="Times New Roman" w:cs="Times New Roman"/>
          <w:sz w:val="24"/>
          <w:szCs w:val="24"/>
        </w:rPr>
        <w:t>n</w:t>
      </w:r>
      <w:r w:rsidR="00501A21" w:rsidRPr="00461F98">
        <w:rPr>
          <w:rFonts w:ascii="Times New Roman" w:hAnsi="Times New Roman" w:cs="Times New Roman"/>
          <w:sz w:val="24"/>
          <w:szCs w:val="24"/>
        </w:rPr>
        <w:t>icate</w:t>
      </w:r>
      <w:r w:rsidRPr="00461F98">
        <w:rPr>
          <w:rFonts w:ascii="Times New Roman" w:hAnsi="Times New Roman" w:cs="Times New Roman"/>
          <w:sz w:val="24"/>
          <w:szCs w:val="24"/>
        </w:rPr>
        <w:t xml:space="preserve"> between devices in the same VLAN. Common approaches include router </w:t>
      </w:r>
      <w:r w:rsidR="00501A21" w:rsidRPr="00461F98">
        <w:rPr>
          <w:rFonts w:ascii="Times New Roman" w:hAnsi="Times New Roman" w:cs="Times New Roman"/>
          <w:sz w:val="24"/>
          <w:szCs w:val="24"/>
        </w:rPr>
        <w:t>sub interfaces</w:t>
      </w:r>
      <w:r w:rsidRPr="00461F98">
        <w:rPr>
          <w:rFonts w:ascii="Times New Roman" w:hAnsi="Times New Roman" w:cs="Times New Roman"/>
          <w:sz w:val="24"/>
          <w:szCs w:val="24"/>
        </w:rPr>
        <w:t>, Layer 3 switches, and router-on-a-stick systems. These methods, which assign IP addresses to VLAN ports, enable efficient data exchange across VLANs. The optimal course of action is determined by the needs and network architecture. Inter-VLAN routing optimises network structure and enhances resource management and security under various conditions.</w:t>
      </w:r>
    </w:p>
    <w:p w14:paraId="1BC462A7" w14:textId="76D425B6" w:rsidR="00F838DD" w:rsidRPr="008F36ED" w:rsidRDefault="004347B3" w:rsidP="008F36ED">
      <w:pPr>
        <w:spacing w:line="360" w:lineRule="auto"/>
        <w:ind w:firstLine="720"/>
        <w:jc w:val="both"/>
        <w:rPr>
          <w:rFonts w:ascii="Times New Roman" w:hAnsi="Times New Roman" w:cs="Times New Roman"/>
          <w:sz w:val="24"/>
          <w:szCs w:val="24"/>
        </w:rPr>
      </w:pPr>
      <w:r w:rsidRPr="001F7366">
        <w:rPr>
          <w:rFonts w:ascii="Times New Roman" w:hAnsi="Times New Roman" w:cs="Times New Roman"/>
          <w:sz w:val="24"/>
          <w:szCs w:val="24"/>
        </w:rPr>
        <w:t>To</w:t>
      </w:r>
      <w:r w:rsidR="001F7366" w:rsidRPr="001F7366">
        <w:rPr>
          <w:rFonts w:ascii="Times New Roman" w:hAnsi="Times New Roman" w:cs="Times New Roman"/>
          <w:sz w:val="24"/>
          <w:szCs w:val="24"/>
        </w:rPr>
        <w:t xml:space="preserve"> promote efficient communication, VLANs including Design, Delivery, Management, HR, and supporting VLANs 99 and 100 are deployed strategically in the KL branch. The Server Farm shares a native VLAN 99 using VLANs 50 and 60 and use VLAN 100 as a BlackHole to filter out unwanted traffic. R&amp;D Wireless and </w:t>
      </w:r>
      <w:proofErr w:type="spellStart"/>
      <w:r w:rsidR="001F7366" w:rsidRPr="001F7366">
        <w:rPr>
          <w:rFonts w:ascii="Times New Roman" w:hAnsi="Times New Roman" w:cs="Times New Roman"/>
          <w:sz w:val="24"/>
          <w:szCs w:val="24"/>
        </w:rPr>
        <w:t>RBMgmt</w:t>
      </w:r>
      <w:proofErr w:type="spellEnd"/>
      <w:r w:rsidR="001F7366" w:rsidRPr="001F7366">
        <w:rPr>
          <w:rFonts w:ascii="Times New Roman" w:hAnsi="Times New Roman" w:cs="Times New Roman"/>
          <w:sz w:val="24"/>
          <w:szCs w:val="24"/>
        </w:rPr>
        <w:t xml:space="preserve"> routers use VLANs 70 and 80. Inter-VLAN routing solutions, such Layer 3 switches or router </w:t>
      </w:r>
      <w:proofErr w:type="spellStart"/>
      <w:r w:rsidR="001F7366" w:rsidRPr="001F7366">
        <w:rPr>
          <w:rFonts w:ascii="Times New Roman" w:hAnsi="Times New Roman" w:cs="Times New Roman"/>
          <w:sz w:val="24"/>
          <w:szCs w:val="24"/>
        </w:rPr>
        <w:t>subinterfaces</w:t>
      </w:r>
      <w:proofErr w:type="spellEnd"/>
      <w:r w:rsidR="001F7366" w:rsidRPr="001F7366">
        <w:rPr>
          <w:rFonts w:ascii="Times New Roman" w:hAnsi="Times New Roman" w:cs="Times New Roman"/>
          <w:sz w:val="24"/>
          <w:szCs w:val="24"/>
        </w:rPr>
        <w:t>, enhance network organisation and security by enabling seamless communication across various VLANs in a straightforward and efficient manner.</w:t>
      </w:r>
    </w:p>
    <w:p w14:paraId="05FA9252" w14:textId="49E1C6AD" w:rsidR="00B5142E" w:rsidRPr="00B5142E" w:rsidRDefault="004C6E72" w:rsidP="00B5142E">
      <w:pPr>
        <w:pStyle w:val="Heading2"/>
        <w:spacing w:line="360" w:lineRule="auto"/>
        <w:rPr>
          <w:rFonts w:ascii="Times New Roman" w:hAnsi="Times New Roman" w:cs="Times New Roman"/>
          <w:b/>
          <w:bCs/>
          <w:color w:val="auto"/>
          <w:lang w:val="en-US"/>
        </w:rPr>
      </w:pPr>
      <w:bookmarkStart w:id="19" w:name="_Toc153748306"/>
      <w:r>
        <w:rPr>
          <w:rFonts w:ascii="Times New Roman" w:hAnsi="Times New Roman" w:cs="Times New Roman"/>
          <w:b/>
          <w:bCs/>
          <w:color w:val="auto"/>
        </w:rPr>
        <w:t>4</w:t>
      </w:r>
      <w:r w:rsidRPr="00144EDB">
        <w:rPr>
          <w:rFonts w:ascii="Times New Roman" w:hAnsi="Times New Roman" w:cs="Times New Roman"/>
          <w:b/>
          <w:bCs/>
          <w:color w:val="auto"/>
        </w:rPr>
        <w:t>.</w:t>
      </w:r>
      <w:r>
        <w:rPr>
          <w:rFonts w:ascii="Times New Roman" w:hAnsi="Times New Roman" w:cs="Times New Roman"/>
          <w:b/>
          <w:bCs/>
          <w:color w:val="auto"/>
        </w:rPr>
        <w:t>3</w:t>
      </w:r>
      <w:r w:rsidRPr="00144EDB">
        <w:rPr>
          <w:rFonts w:ascii="Times New Roman" w:hAnsi="Times New Roman" w:cs="Times New Roman"/>
          <w:b/>
          <w:bCs/>
          <w:color w:val="auto"/>
        </w:rPr>
        <w:t xml:space="preserve"> </w:t>
      </w:r>
      <w:r>
        <w:rPr>
          <w:rFonts w:ascii="Times New Roman" w:hAnsi="Times New Roman" w:cs="Times New Roman"/>
          <w:b/>
          <w:bCs/>
          <w:color w:val="auto"/>
          <w:lang w:val="en-US"/>
        </w:rPr>
        <w:t>WAN</w:t>
      </w:r>
      <w:r w:rsidRPr="004C6E72">
        <w:rPr>
          <w:rFonts w:ascii="Times New Roman" w:hAnsi="Times New Roman" w:cs="Times New Roman"/>
          <w:b/>
          <w:bCs/>
          <w:color w:val="auto"/>
          <w:lang w:val="en-US"/>
        </w:rPr>
        <w:t xml:space="preserve"> Configuration</w:t>
      </w:r>
      <w:bookmarkEnd w:id="19"/>
    </w:p>
    <w:p w14:paraId="79268485" w14:textId="145CE6FA" w:rsidR="004E51FF" w:rsidRDefault="00942B0F" w:rsidP="004E51FF">
      <w:pPr>
        <w:spacing w:line="360" w:lineRule="auto"/>
        <w:jc w:val="center"/>
        <w:rPr>
          <w:rFonts w:ascii="Times New Roman" w:hAnsi="Times New Roman" w:cs="Times New Roman"/>
          <w:b/>
          <w:bCs/>
          <w:sz w:val="28"/>
          <w:szCs w:val="28"/>
        </w:rPr>
      </w:pPr>
      <w:r w:rsidRPr="00942B0F">
        <w:rPr>
          <w:rFonts w:ascii="Times New Roman" w:hAnsi="Times New Roman" w:cs="Times New Roman"/>
          <w:b/>
          <w:bCs/>
          <w:sz w:val="28"/>
          <w:szCs w:val="28"/>
        </w:rPr>
        <w:drawing>
          <wp:inline distT="0" distB="0" distL="0" distR="0" wp14:anchorId="4B15C9AE" wp14:editId="6FB8A3AB">
            <wp:extent cx="3088256" cy="2398018"/>
            <wp:effectExtent l="0" t="0" r="0" b="2540"/>
            <wp:docPr id="548913764" name="Picture 54891376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3764" name="Picture 1" descr="A screenshot of a computer program&#10;&#10;Description automatically generated"/>
                    <pic:cNvPicPr/>
                  </pic:nvPicPr>
                  <pic:blipFill>
                    <a:blip r:embed="rId18"/>
                    <a:stretch>
                      <a:fillRect/>
                    </a:stretch>
                  </pic:blipFill>
                  <pic:spPr>
                    <a:xfrm>
                      <a:off x="0" y="0"/>
                      <a:ext cx="3109864" cy="2414797"/>
                    </a:xfrm>
                    <a:prstGeom prst="rect">
                      <a:avLst/>
                    </a:prstGeom>
                  </pic:spPr>
                </pic:pic>
              </a:graphicData>
            </a:graphic>
          </wp:inline>
        </w:drawing>
      </w:r>
    </w:p>
    <w:p w14:paraId="3222F455" w14:textId="18F18B5D" w:rsidR="00775491" w:rsidRPr="004347B3" w:rsidRDefault="004347B3" w:rsidP="004347B3">
      <w:pPr>
        <w:pStyle w:val="Caption"/>
        <w:jc w:val="center"/>
        <w:rPr>
          <w:rFonts w:ascii="Times New Roman" w:hAnsi="Times New Roman" w:cs="Times New Roman"/>
          <w:b/>
          <w:bCs/>
          <w:color w:val="auto"/>
          <w:sz w:val="32"/>
          <w:szCs w:val="32"/>
        </w:rPr>
      </w:pPr>
      <w:bookmarkStart w:id="20" w:name="_Toc153749185"/>
      <w:r w:rsidRPr="004347B3">
        <w:rPr>
          <w:rFonts w:ascii="Times New Roman" w:hAnsi="Times New Roman" w:cs="Times New Roman"/>
          <w:b/>
          <w:bCs/>
          <w:color w:val="auto"/>
          <w:sz w:val="20"/>
          <w:szCs w:val="20"/>
        </w:rPr>
        <w:t xml:space="preserve">Figure </w:t>
      </w:r>
      <w:r w:rsidRPr="004347B3">
        <w:rPr>
          <w:rFonts w:ascii="Times New Roman" w:hAnsi="Times New Roman" w:cs="Times New Roman"/>
          <w:b/>
          <w:bCs/>
          <w:color w:val="auto"/>
          <w:sz w:val="20"/>
          <w:szCs w:val="20"/>
        </w:rPr>
        <w:fldChar w:fldCharType="begin"/>
      </w:r>
      <w:r w:rsidRPr="004347B3">
        <w:rPr>
          <w:rFonts w:ascii="Times New Roman" w:hAnsi="Times New Roman" w:cs="Times New Roman"/>
          <w:b/>
          <w:bCs/>
          <w:color w:val="auto"/>
          <w:sz w:val="20"/>
          <w:szCs w:val="20"/>
        </w:rPr>
        <w:instrText xml:space="preserve"> SEQ Figure \* ARABIC </w:instrText>
      </w:r>
      <w:r w:rsidRPr="004347B3">
        <w:rPr>
          <w:rFonts w:ascii="Times New Roman" w:hAnsi="Times New Roman" w:cs="Times New Roman"/>
          <w:b/>
          <w:bCs/>
          <w:color w:val="auto"/>
          <w:sz w:val="20"/>
          <w:szCs w:val="20"/>
        </w:rPr>
        <w:fldChar w:fldCharType="separate"/>
      </w:r>
      <w:r w:rsidR="75546150" w:rsidRPr="55F14A23">
        <w:rPr>
          <w:rFonts w:ascii="Times New Roman" w:hAnsi="Times New Roman" w:cs="Times New Roman"/>
          <w:b/>
          <w:bCs/>
          <w:noProof/>
          <w:color w:val="auto"/>
          <w:sz w:val="20"/>
          <w:szCs w:val="20"/>
        </w:rPr>
        <w:t>9</w:t>
      </w:r>
      <w:r w:rsidRPr="004347B3">
        <w:rPr>
          <w:rFonts w:ascii="Times New Roman" w:hAnsi="Times New Roman" w:cs="Times New Roman"/>
          <w:b/>
          <w:bCs/>
          <w:color w:val="auto"/>
          <w:sz w:val="20"/>
          <w:szCs w:val="20"/>
        </w:rPr>
        <w:fldChar w:fldCharType="end"/>
      </w:r>
      <w:r w:rsidRPr="004347B3">
        <w:rPr>
          <w:rFonts w:ascii="Times New Roman" w:hAnsi="Times New Roman" w:cs="Times New Roman"/>
          <w:b/>
          <w:bCs/>
          <w:color w:val="auto"/>
          <w:sz w:val="20"/>
          <w:szCs w:val="20"/>
        </w:rPr>
        <w:t>: OSPF Routing Information with Gateway Distances</w:t>
      </w:r>
      <w:bookmarkEnd w:id="20"/>
    </w:p>
    <w:p w14:paraId="39049E56" w14:textId="50DBE099" w:rsidR="004347B3" w:rsidRPr="004347B3" w:rsidRDefault="00040E29" w:rsidP="004347B3">
      <w:pPr>
        <w:spacing w:line="360" w:lineRule="auto"/>
        <w:ind w:firstLine="720"/>
        <w:jc w:val="both"/>
        <w:rPr>
          <w:rFonts w:ascii="Times New Roman" w:hAnsi="Times New Roman" w:cs="Times New Roman"/>
          <w:sz w:val="24"/>
          <w:szCs w:val="24"/>
        </w:rPr>
      </w:pPr>
      <w:r w:rsidRPr="00040E29">
        <w:rPr>
          <w:rFonts w:ascii="Times New Roman" w:hAnsi="Times New Roman" w:cs="Times New Roman"/>
          <w:sz w:val="24"/>
          <w:szCs w:val="24"/>
        </w:rPr>
        <w:t>The router 'KL_ROUTER' in our WAN setup is using the OSPF (Open Shortest Path First) routing protocol, which is denoted by the routing protocol number '</w:t>
      </w:r>
      <w:proofErr w:type="spellStart"/>
      <w:r w:rsidRPr="00040E29">
        <w:rPr>
          <w:rFonts w:ascii="Times New Roman" w:hAnsi="Times New Roman" w:cs="Times New Roman"/>
          <w:sz w:val="24"/>
          <w:szCs w:val="24"/>
        </w:rPr>
        <w:t>ospf</w:t>
      </w:r>
      <w:proofErr w:type="spellEnd"/>
      <w:r w:rsidRPr="00040E29">
        <w:rPr>
          <w:rFonts w:ascii="Times New Roman" w:hAnsi="Times New Roman" w:cs="Times New Roman"/>
          <w:sz w:val="24"/>
          <w:szCs w:val="24"/>
        </w:rPr>
        <w:t xml:space="preserve"> 1'. The router's IP address is '8.8.8.8'. The OSPF setup indicates the existence of one area, designated as a normal area (area 0), as well as information on the networks being routed. This router</w:t>
      </w:r>
      <w:proofErr w:type="gramStart"/>
      <w:r w:rsidRPr="00040E29">
        <w:rPr>
          <w:rFonts w:ascii="Times New Roman" w:hAnsi="Times New Roman" w:cs="Times New Roman"/>
          <w:sz w:val="24"/>
          <w:szCs w:val="24"/>
        </w:rPr>
        <w:t>, in particular, keeps</w:t>
      </w:r>
      <w:proofErr w:type="gramEnd"/>
      <w:r w:rsidRPr="00040E29">
        <w:rPr>
          <w:rFonts w:ascii="Times New Roman" w:hAnsi="Times New Roman" w:cs="Times New Roman"/>
          <w:sz w:val="24"/>
          <w:szCs w:val="24"/>
        </w:rPr>
        <w:t xml:space="preserve"> routing information from numerous gateways, each with a radius of 110. </w:t>
      </w:r>
    </w:p>
    <w:p w14:paraId="5B2E066E" w14:textId="1C154292" w:rsidR="00470C3A" w:rsidRPr="008F36ED" w:rsidRDefault="004C6E72" w:rsidP="008F36ED">
      <w:pPr>
        <w:pStyle w:val="Heading1"/>
        <w:spacing w:line="360" w:lineRule="auto"/>
        <w:rPr>
          <w:rFonts w:ascii="Times New Roman" w:hAnsi="Times New Roman" w:cs="Times New Roman"/>
          <w:b/>
          <w:bCs/>
          <w:color w:val="auto"/>
          <w:sz w:val="28"/>
          <w:szCs w:val="28"/>
        </w:rPr>
      </w:pPr>
      <w:bookmarkStart w:id="21" w:name="_Toc153748307"/>
      <w:r>
        <w:rPr>
          <w:rFonts w:ascii="Times New Roman" w:hAnsi="Times New Roman" w:cs="Times New Roman"/>
          <w:b/>
          <w:bCs/>
          <w:color w:val="auto"/>
          <w:sz w:val="28"/>
          <w:szCs w:val="28"/>
        </w:rPr>
        <w:t>5</w:t>
      </w:r>
      <w:r w:rsidR="00553527" w:rsidRPr="00144EDB">
        <w:rPr>
          <w:rFonts w:ascii="Times New Roman" w:hAnsi="Times New Roman" w:cs="Times New Roman"/>
          <w:b/>
          <w:bCs/>
          <w:color w:val="auto"/>
          <w:sz w:val="28"/>
          <w:szCs w:val="28"/>
        </w:rPr>
        <w:t>. Proposed WLAN Architecture</w:t>
      </w:r>
      <w:bookmarkEnd w:id="4"/>
      <w:bookmarkEnd w:id="21"/>
      <w:r w:rsidR="00553527" w:rsidRPr="00144EDB">
        <w:rPr>
          <w:rFonts w:ascii="Times New Roman" w:hAnsi="Times New Roman" w:cs="Times New Roman"/>
          <w:b/>
          <w:bCs/>
          <w:color w:val="auto"/>
          <w:sz w:val="28"/>
          <w:szCs w:val="28"/>
        </w:rPr>
        <w:t xml:space="preserve"> </w:t>
      </w:r>
    </w:p>
    <w:p w14:paraId="7566F959" w14:textId="29BFBD8A" w:rsidR="00B457B9" w:rsidRDefault="00B457B9" w:rsidP="00D6166A">
      <w:pPr>
        <w:spacing w:line="360" w:lineRule="auto"/>
        <w:ind w:firstLine="720"/>
        <w:jc w:val="both"/>
      </w:pPr>
      <w:r w:rsidRPr="00B457B9">
        <w:rPr>
          <w:rFonts w:ascii="Times New Roman" w:hAnsi="Times New Roman" w:cs="Times New Roman"/>
          <w:sz w:val="24"/>
          <w:szCs w:val="24"/>
        </w:rPr>
        <w:t xml:space="preserve">With the dynamics of the workplace changing and the Bring-Your-Own-Device (BYOD) trend becoming more popular, Microtech Sdn. Bhd. </w:t>
      </w:r>
      <w:proofErr w:type="gramStart"/>
      <w:r w:rsidRPr="00B457B9">
        <w:rPr>
          <w:rFonts w:ascii="Times New Roman" w:hAnsi="Times New Roman" w:cs="Times New Roman"/>
          <w:sz w:val="24"/>
          <w:szCs w:val="24"/>
        </w:rPr>
        <w:t>has the opportunity to</w:t>
      </w:r>
      <w:proofErr w:type="gramEnd"/>
      <w:r w:rsidRPr="00B457B9">
        <w:rPr>
          <w:rFonts w:ascii="Times New Roman" w:hAnsi="Times New Roman" w:cs="Times New Roman"/>
          <w:sz w:val="24"/>
          <w:szCs w:val="24"/>
        </w:rPr>
        <w:t xml:space="preserve"> deploy a Wireless Local Area Network (WLAN) architecture at its offices in Krung Thep (Remote Branch). </w:t>
      </w:r>
    </w:p>
    <w:p w14:paraId="61A0BC93" w14:textId="0C756C18" w:rsidR="00B457B9" w:rsidRDefault="00B457B9" w:rsidP="00D6166A">
      <w:pPr>
        <w:spacing w:line="360" w:lineRule="auto"/>
        <w:ind w:firstLine="720"/>
        <w:jc w:val="both"/>
        <w:rPr>
          <w:rFonts w:ascii="Times New Roman" w:hAnsi="Times New Roman" w:cs="Times New Roman"/>
          <w:sz w:val="24"/>
          <w:szCs w:val="24"/>
        </w:rPr>
      </w:pPr>
      <w:r w:rsidRPr="00B457B9">
        <w:rPr>
          <w:rFonts w:ascii="Times New Roman" w:hAnsi="Times New Roman" w:cs="Times New Roman"/>
          <w:sz w:val="24"/>
          <w:szCs w:val="24"/>
        </w:rPr>
        <w:t>The initiative is motivated by the need to guarantee a dynamic and productive work environment by giving personnel easy access to their own devices.</w:t>
      </w:r>
      <w:r w:rsidRPr="00B457B9">
        <w:t xml:space="preserve"> </w:t>
      </w:r>
      <w:r w:rsidR="00595D21">
        <w:rPr>
          <w:rFonts w:ascii="Times New Roman" w:hAnsi="Times New Roman" w:cs="Times New Roman"/>
          <w:sz w:val="24"/>
          <w:szCs w:val="24"/>
        </w:rPr>
        <w:t>W</w:t>
      </w:r>
      <w:r w:rsidRPr="00B457B9">
        <w:rPr>
          <w:rFonts w:ascii="Times New Roman" w:hAnsi="Times New Roman" w:cs="Times New Roman"/>
          <w:sz w:val="24"/>
          <w:szCs w:val="24"/>
        </w:rPr>
        <w:t xml:space="preserve">ith personal devices like laptops, tablets, and mobile devices becoming crucial for day-to-day work, an infrastructure that is wired exclusively would be restrictive. As a result, the </w:t>
      </w:r>
      <w:r w:rsidR="00595D21" w:rsidRPr="00B457B9">
        <w:rPr>
          <w:rFonts w:ascii="Times New Roman" w:hAnsi="Times New Roman" w:cs="Times New Roman"/>
          <w:sz w:val="24"/>
          <w:szCs w:val="24"/>
        </w:rPr>
        <w:t>W</w:t>
      </w:r>
      <w:r w:rsidR="00595D21">
        <w:rPr>
          <w:rFonts w:ascii="Times New Roman" w:hAnsi="Times New Roman" w:cs="Times New Roman"/>
          <w:sz w:val="24"/>
          <w:szCs w:val="24"/>
        </w:rPr>
        <w:t>ireless Local Area Network (WLAN)</w:t>
      </w:r>
      <w:r w:rsidRPr="00B457B9">
        <w:rPr>
          <w:rFonts w:ascii="Times New Roman" w:hAnsi="Times New Roman" w:cs="Times New Roman"/>
          <w:sz w:val="24"/>
          <w:szCs w:val="24"/>
        </w:rPr>
        <w:t xml:space="preserve"> </w:t>
      </w:r>
      <w:r w:rsidR="00C9323C">
        <w:rPr>
          <w:rFonts w:ascii="Times New Roman" w:hAnsi="Times New Roman" w:cs="Times New Roman"/>
          <w:sz w:val="24"/>
          <w:szCs w:val="24"/>
        </w:rPr>
        <w:t>a</w:t>
      </w:r>
      <w:r w:rsidR="00C9323C" w:rsidRPr="00C9323C">
        <w:rPr>
          <w:rFonts w:ascii="Times New Roman" w:hAnsi="Times New Roman" w:cs="Times New Roman"/>
          <w:sz w:val="24"/>
          <w:szCs w:val="24"/>
        </w:rPr>
        <w:t xml:space="preserve">rchitecture </w:t>
      </w:r>
      <w:r w:rsidRPr="00B457B9">
        <w:rPr>
          <w:rFonts w:ascii="Times New Roman" w:hAnsi="Times New Roman" w:cs="Times New Roman"/>
          <w:sz w:val="24"/>
          <w:szCs w:val="24"/>
        </w:rPr>
        <w:t xml:space="preserve">is intended to provide </w:t>
      </w:r>
      <w:r w:rsidR="00C9323C">
        <w:rPr>
          <w:rFonts w:ascii="Times New Roman" w:hAnsi="Times New Roman" w:cs="Times New Roman"/>
          <w:sz w:val="24"/>
          <w:szCs w:val="24"/>
        </w:rPr>
        <w:t>personnel</w:t>
      </w:r>
      <w:r w:rsidRPr="00B457B9">
        <w:rPr>
          <w:rFonts w:ascii="Times New Roman" w:hAnsi="Times New Roman" w:cs="Times New Roman"/>
          <w:sz w:val="24"/>
          <w:szCs w:val="24"/>
        </w:rPr>
        <w:t xml:space="preserve"> with the ability to interact with the network and corporate resources from any place within the service region</w:t>
      </w:r>
      <w:r w:rsidR="00E61DFC">
        <w:rPr>
          <w:rFonts w:ascii="Times New Roman" w:hAnsi="Times New Roman" w:cs="Times New Roman"/>
          <w:sz w:val="24"/>
          <w:szCs w:val="24"/>
        </w:rPr>
        <w:t xml:space="preserve"> </w:t>
      </w:r>
      <w:r w:rsidR="00E61DFC" w:rsidRPr="00E61DFC">
        <w:rPr>
          <w:rFonts w:ascii="Times New Roman" w:hAnsi="Times New Roman" w:cs="Times New Roman"/>
          <w:sz w:val="24"/>
          <w:szCs w:val="24"/>
        </w:rPr>
        <w:t>(Kristián Košťál et al., 2019)</w:t>
      </w:r>
      <w:r w:rsidRPr="00B457B9">
        <w:rPr>
          <w:rFonts w:ascii="Times New Roman" w:hAnsi="Times New Roman" w:cs="Times New Roman"/>
          <w:sz w:val="24"/>
          <w:szCs w:val="24"/>
        </w:rPr>
        <w:t>.</w:t>
      </w:r>
    </w:p>
    <w:p w14:paraId="69A742C0" w14:textId="0CB77E0C" w:rsidR="00C9323C" w:rsidRDefault="00C9323C" w:rsidP="00D6166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However, </w:t>
      </w:r>
      <w:r w:rsidR="00595D21">
        <w:rPr>
          <w:rFonts w:ascii="Times New Roman" w:hAnsi="Times New Roman" w:cs="Times New Roman"/>
          <w:sz w:val="24"/>
          <w:szCs w:val="24"/>
        </w:rPr>
        <w:t>l</w:t>
      </w:r>
      <w:r w:rsidRPr="00C9323C">
        <w:rPr>
          <w:rFonts w:ascii="Times New Roman" w:hAnsi="Times New Roman" w:cs="Times New Roman"/>
          <w:sz w:val="24"/>
          <w:szCs w:val="24"/>
        </w:rPr>
        <w:t xml:space="preserve">everaging WLAN's convenience demands a strategic approach. Although technology opens new avenues for mobility and cooperation, </w:t>
      </w:r>
      <w:r w:rsidR="00595D21">
        <w:rPr>
          <w:rFonts w:ascii="Times New Roman" w:hAnsi="Times New Roman" w:cs="Times New Roman"/>
          <w:sz w:val="24"/>
          <w:szCs w:val="24"/>
        </w:rPr>
        <w:t>network administrators</w:t>
      </w:r>
      <w:r w:rsidRPr="00C9323C">
        <w:rPr>
          <w:rFonts w:ascii="Times New Roman" w:hAnsi="Times New Roman" w:cs="Times New Roman"/>
          <w:sz w:val="24"/>
          <w:szCs w:val="24"/>
        </w:rPr>
        <w:t xml:space="preserve"> </w:t>
      </w:r>
      <w:r w:rsidR="00595D21">
        <w:rPr>
          <w:rFonts w:ascii="Times New Roman" w:hAnsi="Times New Roman" w:cs="Times New Roman"/>
          <w:sz w:val="24"/>
          <w:szCs w:val="24"/>
        </w:rPr>
        <w:t>are required</w:t>
      </w:r>
      <w:r w:rsidRPr="00C9323C">
        <w:rPr>
          <w:rFonts w:ascii="Times New Roman" w:hAnsi="Times New Roman" w:cs="Times New Roman"/>
          <w:sz w:val="24"/>
          <w:szCs w:val="24"/>
        </w:rPr>
        <w:t xml:space="preserve"> to be on alert for security risks</w:t>
      </w:r>
      <w:r w:rsidR="006707ED">
        <w:rPr>
          <w:rFonts w:ascii="Times New Roman" w:hAnsi="Times New Roman" w:cs="Times New Roman"/>
          <w:sz w:val="24"/>
          <w:szCs w:val="24"/>
        </w:rPr>
        <w:t xml:space="preserve"> </w:t>
      </w:r>
      <w:r w:rsidR="006707ED" w:rsidRPr="006707ED">
        <w:rPr>
          <w:rFonts w:ascii="Times New Roman" w:hAnsi="Times New Roman" w:cs="Times New Roman"/>
          <w:sz w:val="24"/>
          <w:szCs w:val="24"/>
        </w:rPr>
        <w:t>(Ali et al., 2019)</w:t>
      </w:r>
      <w:r w:rsidRPr="00C9323C">
        <w:rPr>
          <w:rFonts w:ascii="Times New Roman" w:hAnsi="Times New Roman" w:cs="Times New Roman"/>
          <w:sz w:val="24"/>
          <w:szCs w:val="24"/>
        </w:rPr>
        <w:t xml:space="preserve">. </w:t>
      </w:r>
      <w:r>
        <w:rPr>
          <w:rFonts w:ascii="Times New Roman" w:hAnsi="Times New Roman" w:cs="Times New Roman"/>
          <w:sz w:val="24"/>
          <w:szCs w:val="24"/>
        </w:rPr>
        <w:t xml:space="preserve">For this purpose, </w:t>
      </w:r>
      <w:r w:rsidR="00E51640">
        <w:rPr>
          <w:rFonts w:ascii="Times New Roman" w:hAnsi="Times New Roman" w:cs="Times New Roman"/>
          <w:sz w:val="24"/>
          <w:szCs w:val="24"/>
        </w:rPr>
        <w:t xml:space="preserve">specific devices known as </w:t>
      </w:r>
      <w:r w:rsidR="00595D21" w:rsidRPr="00595D21">
        <w:rPr>
          <w:rFonts w:ascii="Times New Roman" w:hAnsi="Times New Roman" w:cs="Times New Roman"/>
          <w:sz w:val="24"/>
          <w:szCs w:val="24"/>
        </w:rPr>
        <w:t>modern Access Points (APs) must be implemented</w:t>
      </w:r>
      <w:r w:rsidR="00E51640">
        <w:rPr>
          <w:rFonts w:ascii="Times New Roman" w:hAnsi="Times New Roman" w:cs="Times New Roman"/>
          <w:sz w:val="24"/>
          <w:szCs w:val="24"/>
        </w:rPr>
        <w:t xml:space="preserve"> within the </w:t>
      </w:r>
      <w:proofErr w:type="gramStart"/>
      <w:r w:rsidR="00E51640">
        <w:rPr>
          <w:rFonts w:ascii="Times New Roman" w:hAnsi="Times New Roman" w:cs="Times New Roman"/>
          <w:sz w:val="24"/>
          <w:szCs w:val="24"/>
        </w:rPr>
        <w:t>network</w:t>
      </w:r>
      <w:r w:rsidR="00243844">
        <w:rPr>
          <w:rFonts w:ascii="Times New Roman" w:hAnsi="Times New Roman" w:cs="Times New Roman"/>
          <w:sz w:val="24"/>
          <w:szCs w:val="24"/>
        </w:rPr>
        <w:t xml:space="preserve"> </w:t>
      </w:r>
      <w:r w:rsidR="00595D21" w:rsidRPr="00595D21">
        <w:rPr>
          <w:rFonts w:ascii="Times New Roman" w:hAnsi="Times New Roman" w:cs="Times New Roman"/>
          <w:sz w:val="24"/>
          <w:szCs w:val="24"/>
        </w:rPr>
        <w:t>.</w:t>
      </w:r>
      <w:proofErr w:type="gramEnd"/>
      <w:r w:rsidR="00595D21" w:rsidRPr="00595D21">
        <w:rPr>
          <w:rFonts w:ascii="Times New Roman" w:hAnsi="Times New Roman" w:cs="Times New Roman"/>
          <w:sz w:val="24"/>
          <w:szCs w:val="24"/>
        </w:rPr>
        <w:t xml:space="preserve"> These </w:t>
      </w:r>
      <w:r w:rsidR="00E51640">
        <w:rPr>
          <w:rFonts w:ascii="Times New Roman" w:hAnsi="Times New Roman" w:cs="Times New Roman"/>
          <w:sz w:val="24"/>
          <w:szCs w:val="24"/>
        </w:rPr>
        <w:t xml:space="preserve">devices </w:t>
      </w:r>
      <w:r w:rsidR="00595D21" w:rsidRPr="00595D21">
        <w:rPr>
          <w:rFonts w:ascii="Times New Roman" w:hAnsi="Times New Roman" w:cs="Times New Roman"/>
          <w:sz w:val="24"/>
          <w:szCs w:val="24"/>
        </w:rPr>
        <w:t>provide strong integrated security features, such as website access limitations, while facilitating continuous connections. These safety measures work as a barrier, protecting the company from any risks that may arise from its online operations</w:t>
      </w:r>
      <w:r w:rsidR="00243844">
        <w:rPr>
          <w:rFonts w:ascii="Times New Roman" w:hAnsi="Times New Roman" w:cs="Times New Roman"/>
          <w:sz w:val="24"/>
          <w:szCs w:val="24"/>
        </w:rPr>
        <w:t xml:space="preserve"> </w:t>
      </w:r>
      <w:r w:rsidR="00243844" w:rsidRPr="00243844">
        <w:rPr>
          <w:rFonts w:ascii="Times New Roman" w:hAnsi="Times New Roman" w:cs="Times New Roman"/>
          <w:sz w:val="24"/>
          <w:szCs w:val="24"/>
        </w:rPr>
        <w:t>(Secure IT Store, 2022)</w:t>
      </w:r>
      <w:r w:rsidR="00595D21" w:rsidRPr="00595D21">
        <w:rPr>
          <w:rFonts w:ascii="Times New Roman" w:hAnsi="Times New Roman" w:cs="Times New Roman"/>
          <w:sz w:val="24"/>
          <w:szCs w:val="24"/>
        </w:rPr>
        <w:t>.</w:t>
      </w:r>
    </w:p>
    <w:p w14:paraId="68FE8EA7" w14:textId="69A158D1" w:rsidR="00595D21" w:rsidRDefault="0036557F" w:rsidP="00D6166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Furthermore, t</w:t>
      </w:r>
      <w:r w:rsidRPr="0036557F">
        <w:rPr>
          <w:rFonts w:ascii="Times New Roman" w:hAnsi="Times New Roman" w:cs="Times New Roman"/>
          <w:sz w:val="24"/>
          <w:szCs w:val="24"/>
        </w:rPr>
        <w:t>he integration of Wireless LAN Controllers (WLCs) is an essential requirement for guaranteeing the consistent and compatible setup of all APs.</w:t>
      </w:r>
      <w:r>
        <w:rPr>
          <w:rFonts w:ascii="Times New Roman" w:hAnsi="Times New Roman" w:cs="Times New Roman"/>
          <w:sz w:val="24"/>
          <w:szCs w:val="24"/>
        </w:rPr>
        <w:t xml:space="preserve"> This addition </w:t>
      </w:r>
      <w:r w:rsidR="005B0C74">
        <w:rPr>
          <w:rFonts w:ascii="Times New Roman" w:hAnsi="Times New Roman" w:cs="Times New Roman"/>
          <w:sz w:val="24"/>
          <w:szCs w:val="24"/>
        </w:rPr>
        <w:t xml:space="preserve">ensures consistency across the company network by </w:t>
      </w:r>
      <w:r w:rsidR="005B0C74" w:rsidRPr="005B0C74">
        <w:rPr>
          <w:rFonts w:ascii="Times New Roman" w:hAnsi="Times New Roman" w:cs="Times New Roman"/>
          <w:sz w:val="24"/>
          <w:szCs w:val="24"/>
        </w:rPr>
        <w:t>removing the repetitive manual setup process for every AP.</w:t>
      </w:r>
      <w:r w:rsidR="005B0C74">
        <w:rPr>
          <w:rFonts w:ascii="Times New Roman" w:hAnsi="Times New Roman" w:cs="Times New Roman"/>
          <w:sz w:val="24"/>
          <w:szCs w:val="24"/>
        </w:rPr>
        <w:t xml:space="preserve"> The incorporation of WLC </w:t>
      </w:r>
      <w:r w:rsidR="005B0C74" w:rsidRPr="005B0C74">
        <w:rPr>
          <w:rFonts w:ascii="Times New Roman" w:hAnsi="Times New Roman" w:cs="Times New Roman"/>
          <w:sz w:val="24"/>
          <w:szCs w:val="24"/>
        </w:rPr>
        <w:t>go</w:t>
      </w:r>
      <w:r w:rsidR="005B0C74">
        <w:rPr>
          <w:rFonts w:ascii="Times New Roman" w:hAnsi="Times New Roman" w:cs="Times New Roman"/>
          <w:sz w:val="24"/>
          <w:szCs w:val="24"/>
        </w:rPr>
        <w:t>es</w:t>
      </w:r>
      <w:r w:rsidR="005B0C74" w:rsidRPr="005B0C74">
        <w:rPr>
          <w:rFonts w:ascii="Times New Roman" w:hAnsi="Times New Roman" w:cs="Times New Roman"/>
          <w:sz w:val="24"/>
          <w:szCs w:val="24"/>
        </w:rPr>
        <w:t xml:space="preserve"> beyond configuration management</w:t>
      </w:r>
      <w:r w:rsidR="005B0C74">
        <w:rPr>
          <w:rFonts w:ascii="Times New Roman" w:hAnsi="Times New Roman" w:cs="Times New Roman"/>
          <w:sz w:val="24"/>
          <w:szCs w:val="24"/>
        </w:rPr>
        <w:t xml:space="preserve"> and</w:t>
      </w:r>
      <w:r w:rsidR="005B0C74" w:rsidRPr="005B0C74">
        <w:rPr>
          <w:rFonts w:ascii="Times New Roman" w:hAnsi="Times New Roman" w:cs="Times New Roman"/>
          <w:sz w:val="24"/>
          <w:szCs w:val="24"/>
        </w:rPr>
        <w:t xml:space="preserve"> creates an effective architecture that prioritises strong user-side security measures and improves AP security</w:t>
      </w:r>
      <w:r w:rsidR="00437DEE">
        <w:rPr>
          <w:rFonts w:ascii="Times New Roman" w:hAnsi="Times New Roman" w:cs="Times New Roman"/>
          <w:sz w:val="24"/>
          <w:szCs w:val="24"/>
        </w:rPr>
        <w:t xml:space="preserve"> </w:t>
      </w:r>
      <w:r w:rsidR="00437DEE" w:rsidRPr="00437DEE">
        <w:rPr>
          <w:rFonts w:ascii="Times New Roman" w:hAnsi="Times New Roman" w:cs="Times New Roman"/>
          <w:sz w:val="24"/>
          <w:szCs w:val="24"/>
        </w:rPr>
        <w:t>(Froehlich, 2018)</w:t>
      </w:r>
      <w:r w:rsidR="005B0C74" w:rsidRPr="005B0C74">
        <w:rPr>
          <w:rFonts w:ascii="Times New Roman" w:hAnsi="Times New Roman" w:cs="Times New Roman"/>
          <w:sz w:val="24"/>
          <w:szCs w:val="24"/>
        </w:rPr>
        <w:t>.</w:t>
      </w:r>
    </w:p>
    <w:p w14:paraId="65D7A8AE" w14:textId="34FC0A11" w:rsidR="00824A66" w:rsidRDefault="00930428" w:rsidP="00D6166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further strengthen the network infrastructure, </w:t>
      </w:r>
      <w:r w:rsidRPr="00930428">
        <w:rPr>
          <w:rFonts w:ascii="Times New Roman" w:hAnsi="Times New Roman" w:cs="Times New Roman"/>
          <w:sz w:val="24"/>
          <w:szCs w:val="24"/>
        </w:rPr>
        <w:t>Remote Authentication Dial-in User Service (RADIUS)</w:t>
      </w:r>
      <w:r>
        <w:rPr>
          <w:rFonts w:ascii="Times New Roman" w:hAnsi="Times New Roman" w:cs="Times New Roman"/>
          <w:sz w:val="24"/>
          <w:szCs w:val="24"/>
        </w:rPr>
        <w:t xml:space="preserve"> server</w:t>
      </w:r>
      <w:r w:rsidRPr="00930428">
        <w:rPr>
          <w:rFonts w:ascii="Times New Roman" w:hAnsi="Times New Roman" w:cs="Times New Roman"/>
          <w:sz w:val="24"/>
          <w:szCs w:val="24"/>
        </w:rPr>
        <w:t xml:space="preserve"> </w:t>
      </w:r>
      <w:r>
        <w:rPr>
          <w:rFonts w:ascii="Times New Roman" w:hAnsi="Times New Roman" w:cs="Times New Roman"/>
          <w:sz w:val="24"/>
          <w:szCs w:val="24"/>
        </w:rPr>
        <w:t xml:space="preserve">is also incorporated into the </w:t>
      </w:r>
      <w:r w:rsidRPr="00B457B9">
        <w:rPr>
          <w:rFonts w:ascii="Times New Roman" w:hAnsi="Times New Roman" w:cs="Times New Roman"/>
          <w:sz w:val="24"/>
          <w:szCs w:val="24"/>
        </w:rPr>
        <w:t xml:space="preserve">Krung Thep </w:t>
      </w:r>
      <w:r>
        <w:rPr>
          <w:rFonts w:ascii="Times New Roman" w:hAnsi="Times New Roman" w:cs="Times New Roman"/>
          <w:sz w:val="24"/>
          <w:szCs w:val="24"/>
        </w:rPr>
        <w:t xml:space="preserve">network. This dedicated server </w:t>
      </w:r>
      <w:r w:rsidR="00C662F9">
        <w:rPr>
          <w:rFonts w:ascii="Times New Roman" w:hAnsi="Times New Roman" w:cs="Times New Roman"/>
          <w:sz w:val="24"/>
          <w:szCs w:val="24"/>
        </w:rPr>
        <w:t xml:space="preserve">stands </w:t>
      </w:r>
      <w:r>
        <w:rPr>
          <w:rFonts w:ascii="Times New Roman" w:hAnsi="Times New Roman" w:cs="Times New Roman"/>
          <w:sz w:val="24"/>
          <w:szCs w:val="24"/>
        </w:rPr>
        <w:t>between the employees and network</w:t>
      </w:r>
      <w:r w:rsidRPr="00930428">
        <w:rPr>
          <w:rFonts w:ascii="Times New Roman" w:hAnsi="Times New Roman" w:cs="Times New Roman"/>
          <w:sz w:val="24"/>
          <w:szCs w:val="24"/>
        </w:rPr>
        <w:t xml:space="preserve"> </w:t>
      </w:r>
      <w:r w:rsidR="00C662F9">
        <w:rPr>
          <w:rFonts w:ascii="Times New Roman" w:hAnsi="Times New Roman" w:cs="Times New Roman"/>
          <w:sz w:val="24"/>
          <w:szCs w:val="24"/>
        </w:rPr>
        <w:t xml:space="preserve">and </w:t>
      </w:r>
      <w:r w:rsidRPr="00930428">
        <w:rPr>
          <w:rFonts w:ascii="Times New Roman" w:hAnsi="Times New Roman" w:cs="Times New Roman"/>
          <w:sz w:val="24"/>
          <w:szCs w:val="24"/>
        </w:rPr>
        <w:t>acts as the main barrier against unwanted access by thoroughly confirming user credentials against a safe database</w:t>
      </w:r>
      <w:r w:rsidR="00C259A2">
        <w:rPr>
          <w:rFonts w:ascii="Times New Roman" w:hAnsi="Times New Roman" w:cs="Times New Roman"/>
          <w:sz w:val="24"/>
          <w:szCs w:val="24"/>
        </w:rPr>
        <w:t xml:space="preserve"> </w:t>
      </w:r>
      <w:r w:rsidR="00C259A2" w:rsidRPr="00C259A2">
        <w:rPr>
          <w:rFonts w:ascii="Times New Roman" w:hAnsi="Times New Roman" w:cs="Times New Roman"/>
          <w:sz w:val="24"/>
          <w:szCs w:val="24"/>
        </w:rPr>
        <w:t>(IBM, 2023)</w:t>
      </w:r>
      <w:r w:rsidR="00824A66">
        <w:rPr>
          <w:rFonts w:ascii="Times New Roman" w:hAnsi="Times New Roman" w:cs="Times New Roman"/>
          <w:sz w:val="24"/>
          <w:szCs w:val="24"/>
        </w:rPr>
        <w:t>. Additionally</w:t>
      </w:r>
      <w:r w:rsidR="00824A66" w:rsidRPr="00824A66">
        <w:rPr>
          <w:rFonts w:ascii="Times New Roman" w:hAnsi="Times New Roman" w:cs="Times New Roman"/>
          <w:sz w:val="24"/>
          <w:szCs w:val="24"/>
        </w:rPr>
        <w:t>, a RADIUS server</w:t>
      </w:r>
      <w:r w:rsidR="00824A66">
        <w:rPr>
          <w:rFonts w:ascii="Times New Roman" w:hAnsi="Times New Roman" w:cs="Times New Roman"/>
          <w:sz w:val="24"/>
          <w:szCs w:val="24"/>
        </w:rPr>
        <w:t xml:space="preserve"> is also </w:t>
      </w:r>
      <w:r w:rsidR="00824A66" w:rsidRPr="00824A66">
        <w:rPr>
          <w:rFonts w:ascii="Times New Roman" w:hAnsi="Times New Roman" w:cs="Times New Roman"/>
          <w:sz w:val="24"/>
          <w:szCs w:val="24"/>
        </w:rPr>
        <w:t xml:space="preserve">included in the proposed WLAN </w:t>
      </w:r>
      <w:r w:rsidR="00824A66">
        <w:rPr>
          <w:rFonts w:ascii="Times New Roman" w:hAnsi="Times New Roman" w:cs="Times New Roman"/>
          <w:sz w:val="24"/>
          <w:szCs w:val="24"/>
        </w:rPr>
        <w:t xml:space="preserve">to implement </w:t>
      </w:r>
      <w:r w:rsidR="00824A66" w:rsidRPr="00824A66">
        <w:rPr>
          <w:rFonts w:ascii="Times New Roman" w:hAnsi="Times New Roman" w:cs="Times New Roman"/>
          <w:sz w:val="24"/>
          <w:szCs w:val="24"/>
        </w:rPr>
        <w:t>enterprise-grade authentication via the use of Wireless Protected Access 2 (WPA2). WPA2, an industry-standard protocol, adds another layer of protection to wireless communications against unauthorised access</w:t>
      </w:r>
      <w:r w:rsidR="00920E53">
        <w:rPr>
          <w:rFonts w:ascii="Times New Roman" w:hAnsi="Times New Roman" w:cs="Times New Roman"/>
          <w:sz w:val="24"/>
          <w:szCs w:val="24"/>
        </w:rPr>
        <w:t xml:space="preserve"> </w:t>
      </w:r>
      <w:r w:rsidR="00920E53" w:rsidRPr="00920E53">
        <w:rPr>
          <w:rFonts w:ascii="Times New Roman" w:hAnsi="Times New Roman" w:cs="Times New Roman"/>
          <w:sz w:val="24"/>
          <w:szCs w:val="24"/>
        </w:rPr>
        <w:t xml:space="preserve">(Hoch </w:t>
      </w:r>
      <w:proofErr w:type="spellStart"/>
      <w:r w:rsidR="00920E53" w:rsidRPr="00920E53">
        <w:rPr>
          <w:rFonts w:ascii="Times New Roman" w:hAnsi="Times New Roman" w:cs="Times New Roman"/>
          <w:sz w:val="24"/>
          <w:szCs w:val="24"/>
        </w:rPr>
        <w:t>Dirraneh</w:t>
      </w:r>
      <w:proofErr w:type="spellEnd"/>
      <w:r w:rsidR="00920E53" w:rsidRPr="00920E53">
        <w:rPr>
          <w:rFonts w:ascii="Times New Roman" w:hAnsi="Times New Roman" w:cs="Times New Roman"/>
          <w:sz w:val="24"/>
          <w:szCs w:val="24"/>
        </w:rPr>
        <w:t xml:space="preserve"> &amp; Zhou, 2007)</w:t>
      </w:r>
      <w:r w:rsidR="00824A66" w:rsidRPr="00824A66">
        <w:rPr>
          <w:rFonts w:ascii="Times New Roman" w:hAnsi="Times New Roman" w:cs="Times New Roman"/>
          <w:sz w:val="24"/>
          <w:szCs w:val="24"/>
        </w:rPr>
        <w:t>.</w:t>
      </w:r>
    </w:p>
    <w:p w14:paraId="1AFC61C1" w14:textId="7B242789" w:rsidR="00824A66" w:rsidRDefault="00824A66" w:rsidP="00D6166A">
      <w:pPr>
        <w:spacing w:line="360" w:lineRule="auto"/>
        <w:ind w:firstLine="720"/>
        <w:jc w:val="both"/>
        <w:rPr>
          <w:rFonts w:ascii="Times New Roman" w:hAnsi="Times New Roman" w:cs="Times New Roman"/>
          <w:sz w:val="24"/>
          <w:szCs w:val="24"/>
        </w:rPr>
      </w:pPr>
      <w:r w:rsidRPr="00824A66">
        <w:rPr>
          <w:rFonts w:ascii="Times New Roman" w:hAnsi="Times New Roman" w:cs="Times New Roman"/>
          <w:sz w:val="24"/>
          <w:szCs w:val="24"/>
        </w:rPr>
        <w:t xml:space="preserve">The Krung Thep network's architecture includes a planned distribution of resources throughout the floors to provide the most effective wireless coverage. To be more precise, every level has four Lightweight Access Points (LAPs) installed to support a variety of end devices, such as smartphones, tablets, PCs, and laptops, via wireless connectivity. A router for effective packet routing to external networks, a multilayer switch for network management, a Wireless LAN Controller (WLC), a RADIUS server, an administrative PC for configuring LAPs and the RADIUS server, and other crucial parts are also deliberately </w:t>
      </w:r>
      <w:proofErr w:type="gramStart"/>
      <w:r w:rsidRPr="00824A66">
        <w:rPr>
          <w:rFonts w:ascii="Times New Roman" w:hAnsi="Times New Roman" w:cs="Times New Roman"/>
          <w:sz w:val="24"/>
          <w:szCs w:val="24"/>
        </w:rPr>
        <w:t>placed</w:t>
      </w:r>
      <w:r>
        <w:rPr>
          <w:rFonts w:ascii="Times New Roman" w:hAnsi="Times New Roman" w:cs="Times New Roman"/>
          <w:sz w:val="24"/>
          <w:szCs w:val="24"/>
        </w:rPr>
        <w:t xml:space="preserve"> </w:t>
      </w:r>
      <w:r w:rsidRPr="00824A66">
        <w:rPr>
          <w:rFonts w:ascii="Times New Roman" w:hAnsi="Times New Roman" w:cs="Times New Roman"/>
          <w:sz w:val="24"/>
          <w:szCs w:val="24"/>
        </w:rPr>
        <w:t>.</w:t>
      </w:r>
      <w:proofErr w:type="gramEnd"/>
      <w:r w:rsidRPr="00824A66">
        <w:rPr>
          <w:rFonts w:ascii="Times New Roman" w:hAnsi="Times New Roman" w:cs="Times New Roman"/>
          <w:sz w:val="24"/>
          <w:szCs w:val="24"/>
        </w:rPr>
        <w:t xml:space="preserve"> This comprehensive design provides a solid basis for effective network administration inside the Krung Thep network in addition to facilitating smooth wireless access</w:t>
      </w:r>
      <w:r w:rsidR="00EA4591">
        <w:rPr>
          <w:rFonts w:ascii="Times New Roman" w:hAnsi="Times New Roman" w:cs="Times New Roman"/>
          <w:sz w:val="24"/>
          <w:szCs w:val="24"/>
        </w:rPr>
        <w:t xml:space="preserve"> </w:t>
      </w:r>
      <w:r w:rsidR="00EA4591" w:rsidRPr="00EA4591">
        <w:rPr>
          <w:rFonts w:ascii="Times New Roman" w:hAnsi="Times New Roman" w:cs="Times New Roman"/>
          <w:sz w:val="24"/>
          <w:szCs w:val="24"/>
        </w:rPr>
        <w:t>(Ali et al., 2020)</w:t>
      </w:r>
      <w:r w:rsidRPr="00824A66">
        <w:rPr>
          <w:rFonts w:ascii="Times New Roman" w:hAnsi="Times New Roman" w:cs="Times New Roman"/>
          <w:sz w:val="24"/>
          <w:szCs w:val="24"/>
        </w:rPr>
        <w:t>.</w:t>
      </w:r>
      <w:r>
        <w:rPr>
          <w:rFonts w:ascii="Times New Roman" w:hAnsi="Times New Roman" w:cs="Times New Roman"/>
          <w:sz w:val="24"/>
          <w:szCs w:val="24"/>
        </w:rPr>
        <w:t xml:space="preserve"> </w:t>
      </w:r>
      <w:r w:rsidR="00144EDB">
        <w:rPr>
          <w:rFonts w:ascii="Times New Roman" w:hAnsi="Times New Roman" w:cs="Times New Roman"/>
          <w:sz w:val="24"/>
          <w:szCs w:val="24"/>
        </w:rPr>
        <w:t>The topology can be observed as follows.</w:t>
      </w:r>
    </w:p>
    <w:p w14:paraId="71455E35" w14:textId="0676F375" w:rsidR="00A57DFE" w:rsidRDefault="004C6E72" w:rsidP="00D6166A">
      <w:pPr>
        <w:pStyle w:val="Caption"/>
        <w:spacing w:line="360" w:lineRule="auto"/>
        <w:rPr>
          <w:rFonts w:ascii="Times New Roman" w:hAnsi="Times New Roman" w:cs="Times New Roman"/>
          <w:b/>
          <w:bCs/>
          <w:color w:val="auto"/>
          <w:sz w:val="20"/>
          <w:szCs w:val="20"/>
        </w:rPr>
      </w:pPr>
      <w:r>
        <w:rPr>
          <w:noProof/>
        </w:rPr>
        <w:drawing>
          <wp:inline distT="0" distB="0" distL="0" distR="0" wp14:anchorId="35088235" wp14:editId="6AE2CC96">
            <wp:extent cx="5943600" cy="3839210"/>
            <wp:effectExtent l="0" t="0" r="0" b="8890"/>
            <wp:docPr id="414482050" name="Picture 41448205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482050"/>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14:paraId="69498CF2" w14:textId="5182FC64" w:rsidR="00144EDB" w:rsidRDefault="00144EDB" w:rsidP="002577AB">
      <w:pPr>
        <w:pStyle w:val="Caption"/>
        <w:jc w:val="center"/>
        <w:rPr>
          <w:rFonts w:ascii="Times New Roman" w:hAnsi="Times New Roman" w:cs="Times New Roman"/>
          <w:b/>
          <w:bCs/>
          <w:color w:val="auto"/>
          <w:sz w:val="20"/>
          <w:szCs w:val="20"/>
        </w:rPr>
      </w:pPr>
      <w:r w:rsidRPr="00144EDB">
        <w:rPr>
          <w:rFonts w:ascii="Times New Roman" w:hAnsi="Times New Roman" w:cs="Times New Roman"/>
          <w:b/>
          <w:bCs/>
          <w:color w:val="auto"/>
          <w:sz w:val="20"/>
          <w:szCs w:val="20"/>
        </w:rPr>
        <w:t xml:space="preserve">Figure </w:t>
      </w:r>
      <w:r w:rsidR="00FC2C86">
        <w:rPr>
          <w:rFonts w:ascii="Times New Roman" w:hAnsi="Times New Roman" w:cs="Times New Roman"/>
          <w:b/>
          <w:bCs/>
          <w:color w:val="auto"/>
          <w:sz w:val="20"/>
          <w:szCs w:val="20"/>
        </w:rPr>
        <w:t>10:</w:t>
      </w:r>
      <w:r w:rsidRPr="00144EDB">
        <w:rPr>
          <w:rFonts w:ascii="Times New Roman" w:hAnsi="Times New Roman" w:cs="Times New Roman"/>
          <w:b/>
          <w:bCs/>
          <w:color w:val="auto"/>
          <w:sz w:val="20"/>
          <w:szCs w:val="20"/>
        </w:rPr>
        <w:t xml:space="preserve"> Proposed Topology of WLAN Architecture for Krung </w:t>
      </w:r>
      <w:proofErr w:type="spellStart"/>
      <w:r w:rsidRPr="00144EDB">
        <w:rPr>
          <w:rFonts w:ascii="Times New Roman" w:hAnsi="Times New Roman" w:cs="Times New Roman"/>
          <w:b/>
          <w:bCs/>
          <w:color w:val="auto"/>
          <w:sz w:val="20"/>
          <w:szCs w:val="20"/>
        </w:rPr>
        <w:t>Thep</w:t>
      </w:r>
      <w:proofErr w:type="spellEnd"/>
      <w:r w:rsidRPr="00144EDB">
        <w:rPr>
          <w:rFonts w:ascii="Times New Roman" w:hAnsi="Times New Roman" w:cs="Times New Roman"/>
          <w:b/>
          <w:bCs/>
          <w:color w:val="auto"/>
          <w:sz w:val="20"/>
          <w:szCs w:val="20"/>
        </w:rPr>
        <w:t xml:space="preserve"> (Remote Branch)</w:t>
      </w:r>
    </w:p>
    <w:p w14:paraId="67FB7E40" w14:textId="1A77002C" w:rsidR="002577AB" w:rsidRDefault="002577AB" w:rsidP="002577AB"/>
    <w:p w14:paraId="1C421EF5" w14:textId="1607544C" w:rsidR="002577AB" w:rsidRPr="002577AB" w:rsidRDefault="002577AB" w:rsidP="002577AB"/>
    <w:p w14:paraId="1A074BC4" w14:textId="3424A7FF" w:rsidR="00144EDB" w:rsidRPr="00144EDB" w:rsidRDefault="004C6E72" w:rsidP="00D6166A">
      <w:pPr>
        <w:pStyle w:val="Heading2"/>
        <w:spacing w:line="360" w:lineRule="auto"/>
        <w:rPr>
          <w:rFonts w:ascii="Times New Roman" w:hAnsi="Times New Roman" w:cs="Times New Roman"/>
          <w:b/>
          <w:bCs/>
          <w:color w:val="auto"/>
        </w:rPr>
      </w:pPr>
      <w:bookmarkStart w:id="22" w:name="_Toc153663731"/>
      <w:bookmarkStart w:id="23" w:name="_Toc153748308"/>
      <w:r>
        <w:rPr>
          <w:rFonts w:ascii="Times New Roman" w:hAnsi="Times New Roman" w:cs="Times New Roman"/>
          <w:b/>
          <w:bCs/>
          <w:color w:val="auto"/>
        </w:rPr>
        <w:t>5</w:t>
      </w:r>
      <w:r w:rsidR="00144EDB" w:rsidRPr="00144EDB">
        <w:rPr>
          <w:rFonts w:ascii="Times New Roman" w:hAnsi="Times New Roman" w:cs="Times New Roman"/>
          <w:b/>
          <w:bCs/>
          <w:color w:val="auto"/>
        </w:rPr>
        <w:t>.1 WLC Configuration</w:t>
      </w:r>
      <w:bookmarkEnd w:id="22"/>
      <w:bookmarkEnd w:id="23"/>
      <w:r w:rsidR="00144EDB" w:rsidRPr="00144EDB">
        <w:rPr>
          <w:rFonts w:ascii="Times New Roman" w:hAnsi="Times New Roman" w:cs="Times New Roman"/>
          <w:b/>
          <w:bCs/>
          <w:color w:val="auto"/>
        </w:rPr>
        <w:t xml:space="preserve"> </w:t>
      </w:r>
    </w:p>
    <w:p w14:paraId="13D1C71A" w14:textId="659EDF1F" w:rsidR="003D1F8C" w:rsidRPr="00130F9E" w:rsidRDefault="004C6E72" w:rsidP="00D6166A">
      <w:pPr>
        <w:pStyle w:val="Heading3"/>
        <w:spacing w:line="360" w:lineRule="auto"/>
        <w:jc w:val="both"/>
        <w:rPr>
          <w:rFonts w:ascii="Times New Roman" w:hAnsi="Times New Roman" w:cs="Times New Roman"/>
          <w:b/>
          <w:bCs/>
          <w:color w:val="auto"/>
        </w:rPr>
      </w:pPr>
      <w:bookmarkStart w:id="24" w:name="_Toc153663732"/>
      <w:bookmarkStart w:id="25" w:name="_Toc153748309"/>
      <w:r w:rsidRPr="00130F9E">
        <w:rPr>
          <w:rFonts w:ascii="Times New Roman" w:hAnsi="Times New Roman" w:cs="Times New Roman"/>
          <w:b/>
          <w:bCs/>
          <w:color w:val="auto"/>
        </w:rPr>
        <w:t>5</w:t>
      </w:r>
      <w:r w:rsidR="00144EDB" w:rsidRPr="00130F9E">
        <w:rPr>
          <w:rFonts w:ascii="Times New Roman" w:hAnsi="Times New Roman" w:cs="Times New Roman"/>
          <w:b/>
          <w:bCs/>
          <w:color w:val="auto"/>
        </w:rPr>
        <w:t xml:space="preserve">.1.1 </w:t>
      </w:r>
      <w:r w:rsidR="003D1F8C" w:rsidRPr="00130F9E">
        <w:rPr>
          <w:rFonts w:ascii="Times New Roman" w:hAnsi="Times New Roman" w:cs="Times New Roman"/>
          <w:b/>
          <w:bCs/>
          <w:color w:val="auto"/>
        </w:rPr>
        <w:t xml:space="preserve">IP Address Configuration of the KT-Admin PC and </w:t>
      </w:r>
      <w:r w:rsidR="007B2B91" w:rsidRPr="00130F9E">
        <w:rPr>
          <w:rFonts w:ascii="Times New Roman" w:hAnsi="Times New Roman" w:cs="Times New Roman"/>
          <w:b/>
          <w:bCs/>
          <w:color w:val="auto"/>
        </w:rPr>
        <w:t>Wireless LAN Controller (WLC)</w:t>
      </w:r>
      <w:bookmarkEnd w:id="24"/>
      <w:bookmarkEnd w:id="25"/>
    </w:p>
    <w:p w14:paraId="414CE172" w14:textId="77777777" w:rsidR="00040160" w:rsidRDefault="00040160" w:rsidP="00D6166A">
      <w:pPr>
        <w:spacing w:line="360" w:lineRule="auto"/>
        <w:ind w:firstLine="720"/>
        <w:jc w:val="both"/>
        <w:rPr>
          <w:rFonts w:ascii="Times New Roman" w:hAnsi="Times New Roman" w:cs="Times New Roman"/>
          <w:sz w:val="24"/>
          <w:szCs w:val="24"/>
        </w:rPr>
      </w:pPr>
      <w:r w:rsidRPr="00040160">
        <w:rPr>
          <w:rFonts w:ascii="Times New Roman" w:hAnsi="Times New Roman" w:cs="Times New Roman"/>
          <w:sz w:val="24"/>
          <w:szCs w:val="24"/>
        </w:rPr>
        <w:t>The Wireless LAN Controller (WLC) is configured by accessing its</w:t>
      </w:r>
      <w:r>
        <w:rPr>
          <w:rFonts w:ascii="Times New Roman" w:hAnsi="Times New Roman" w:cs="Times New Roman"/>
          <w:sz w:val="24"/>
          <w:szCs w:val="24"/>
        </w:rPr>
        <w:t xml:space="preserve"> </w:t>
      </w:r>
      <w:r w:rsidRPr="00040160">
        <w:rPr>
          <w:rFonts w:ascii="Times New Roman" w:hAnsi="Times New Roman" w:cs="Times New Roman"/>
          <w:sz w:val="24"/>
          <w:szCs w:val="24"/>
        </w:rPr>
        <w:t>web management interface via an external device's web browser. In this case, KT-Admin-PC acts as the WLC's configuration hub. The KT-Admin-</w:t>
      </w:r>
      <w:proofErr w:type="gramStart"/>
      <w:r w:rsidRPr="00040160">
        <w:rPr>
          <w:rFonts w:ascii="Times New Roman" w:hAnsi="Times New Roman" w:cs="Times New Roman"/>
          <w:sz w:val="24"/>
          <w:szCs w:val="24"/>
        </w:rPr>
        <w:t>PC  must</w:t>
      </w:r>
      <w:proofErr w:type="gramEnd"/>
      <w:r w:rsidRPr="00040160">
        <w:rPr>
          <w:rFonts w:ascii="Times New Roman" w:hAnsi="Times New Roman" w:cs="Times New Roman"/>
          <w:sz w:val="24"/>
          <w:szCs w:val="24"/>
        </w:rPr>
        <w:t xml:space="preserve"> be configured before the WLC configuration can begin, including the allocation of an Internet Protocol (IP) address. Additionally, the WLC must be set to be part of the same network as the KT-Admin-PC. </w:t>
      </w:r>
    </w:p>
    <w:p w14:paraId="50F03FC6" w14:textId="177A8B34" w:rsidR="00040160" w:rsidRDefault="00040160" w:rsidP="00D6166A">
      <w:pPr>
        <w:spacing w:line="360" w:lineRule="auto"/>
        <w:ind w:firstLine="720"/>
        <w:jc w:val="both"/>
        <w:rPr>
          <w:rFonts w:ascii="Times New Roman" w:hAnsi="Times New Roman" w:cs="Times New Roman"/>
          <w:sz w:val="24"/>
          <w:szCs w:val="24"/>
        </w:rPr>
      </w:pPr>
      <w:r w:rsidRPr="00040160">
        <w:rPr>
          <w:rFonts w:ascii="Times New Roman" w:hAnsi="Times New Roman" w:cs="Times New Roman"/>
          <w:sz w:val="24"/>
          <w:szCs w:val="24"/>
        </w:rPr>
        <w:t>The KT-Admin-PC, a desktop device, is statically allocated the IP address 172.16.75.66 with a subnet mask prefix of /2</w:t>
      </w:r>
      <w:r>
        <w:rPr>
          <w:rFonts w:ascii="Times New Roman" w:hAnsi="Times New Roman" w:cs="Times New Roman"/>
          <w:sz w:val="24"/>
          <w:szCs w:val="24"/>
        </w:rPr>
        <w:t>7</w:t>
      </w:r>
      <w:r w:rsidRPr="00040160">
        <w:rPr>
          <w:rFonts w:ascii="Times New Roman" w:hAnsi="Times New Roman" w:cs="Times New Roman"/>
          <w:sz w:val="24"/>
          <w:szCs w:val="24"/>
        </w:rPr>
        <w:t xml:space="preserve"> in this configuration. </w:t>
      </w:r>
      <w:r w:rsidR="00590275">
        <w:rPr>
          <w:rFonts w:ascii="Times New Roman" w:hAnsi="Times New Roman" w:cs="Times New Roman"/>
          <w:sz w:val="24"/>
          <w:szCs w:val="24"/>
        </w:rPr>
        <w:t>While</w:t>
      </w:r>
      <w:r w:rsidR="00C77A7B">
        <w:rPr>
          <w:rFonts w:ascii="Times New Roman" w:hAnsi="Times New Roman" w:cs="Times New Roman"/>
          <w:sz w:val="24"/>
          <w:szCs w:val="24"/>
        </w:rPr>
        <w:t xml:space="preserve"> </w:t>
      </w:r>
      <w:r w:rsidRPr="00040160">
        <w:rPr>
          <w:rFonts w:ascii="Times New Roman" w:hAnsi="Times New Roman" w:cs="Times New Roman"/>
          <w:sz w:val="24"/>
          <w:szCs w:val="24"/>
        </w:rPr>
        <w:t>KT-WLC is assigned the IP address 172.16.75.62, as well as a subnet mask prefix of /2</w:t>
      </w:r>
      <w:r w:rsidR="00590275">
        <w:rPr>
          <w:rFonts w:ascii="Times New Roman" w:hAnsi="Times New Roman" w:cs="Times New Roman"/>
          <w:sz w:val="24"/>
          <w:szCs w:val="24"/>
        </w:rPr>
        <w:t>6</w:t>
      </w:r>
      <w:r w:rsidRPr="00040160">
        <w:rPr>
          <w:rFonts w:ascii="Times New Roman" w:hAnsi="Times New Roman" w:cs="Times New Roman"/>
          <w:sz w:val="24"/>
          <w:szCs w:val="24"/>
        </w:rPr>
        <w:t xml:space="preserve">. </w:t>
      </w:r>
    </w:p>
    <w:p w14:paraId="3B2DB0BE" w14:textId="0D54AF96" w:rsidR="00040160" w:rsidRDefault="00040160" w:rsidP="00D6166A">
      <w:pPr>
        <w:spacing w:line="360" w:lineRule="auto"/>
        <w:ind w:firstLine="720"/>
        <w:jc w:val="center"/>
        <w:rPr>
          <w:rFonts w:ascii="Times New Roman" w:hAnsi="Times New Roman" w:cs="Times New Roman"/>
          <w:sz w:val="24"/>
          <w:szCs w:val="24"/>
        </w:rPr>
      </w:pPr>
      <w:r w:rsidRPr="00040160">
        <w:rPr>
          <w:rFonts w:ascii="Times New Roman" w:hAnsi="Times New Roman" w:cs="Times New Roman"/>
          <w:noProof/>
          <w:sz w:val="24"/>
          <w:szCs w:val="24"/>
        </w:rPr>
        <w:drawing>
          <wp:inline distT="0" distB="0" distL="0" distR="0" wp14:anchorId="04E0C2C5" wp14:editId="41A6946D">
            <wp:extent cx="4690492" cy="4771171"/>
            <wp:effectExtent l="0" t="0" r="0" b="0"/>
            <wp:docPr id="137858496" name="Picture 1378584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8496" name="Picture 1" descr="A screenshot of a computer&#10;&#10;Description automatically generated"/>
                    <pic:cNvPicPr/>
                  </pic:nvPicPr>
                  <pic:blipFill>
                    <a:blip r:embed="rId20"/>
                    <a:stretch>
                      <a:fillRect/>
                    </a:stretch>
                  </pic:blipFill>
                  <pic:spPr>
                    <a:xfrm>
                      <a:off x="0" y="0"/>
                      <a:ext cx="4721352" cy="4802562"/>
                    </a:xfrm>
                    <a:prstGeom prst="rect">
                      <a:avLst/>
                    </a:prstGeom>
                  </pic:spPr>
                </pic:pic>
              </a:graphicData>
            </a:graphic>
          </wp:inline>
        </w:drawing>
      </w:r>
    </w:p>
    <w:p w14:paraId="2BCB6ACB" w14:textId="4C3CCFC9" w:rsidR="00040160" w:rsidRPr="002F6B09" w:rsidRDefault="00C77A7B" w:rsidP="002577AB">
      <w:pPr>
        <w:pStyle w:val="Caption"/>
        <w:jc w:val="center"/>
        <w:rPr>
          <w:rFonts w:ascii="Times New Roman" w:hAnsi="Times New Roman" w:cs="Times New Roman"/>
          <w:b/>
          <w:bCs/>
          <w:color w:val="auto"/>
          <w:sz w:val="20"/>
          <w:szCs w:val="20"/>
        </w:rPr>
      </w:pPr>
      <w:r w:rsidRPr="00C77A7B">
        <w:rPr>
          <w:rFonts w:ascii="Times New Roman" w:hAnsi="Times New Roman" w:cs="Times New Roman"/>
          <w:b/>
          <w:bCs/>
          <w:color w:val="auto"/>
          <w:sz w:val="20"/>
          <w:szCs w:val="20"/>
        </w:rPr>
        <w:t xml:space="preserve">Figure </w:t>
      </w:r>
      <w:r w:rsidR="2BAC646F" w:rsidRPr="5692027E">
        <w:rPr>
          <w:rFonts w:ascii="Times New Roman" w:hAnsi="Times New Roman" w:cs="Times New Roman"/>
          <w:b/>
          <w:bCs/>
          <w:color w:val="auto"/>
          <w:sz w:val="20"/>
          <w:szCs w:val="20"/>
        </w:rPr>
        <w:t>11</w:t>
      </w:r>
      <w:ins w:id="26" w:author="Author">
        <w:r w:rsidR="002577AB" w:rsidRPr="002577AB">
          <w:rPr>
            <w:rFonts w:ascii="Times New Roman" w:hAnsi="Times New Roman" w:cs="Times New Roman"/>
            <w:b/>
            <w:bCs/>
            <w:color w:val="auto"/>
            <w:sz w:val="20"/>
            <w:szCs w:val="20"/>
          </w:rPr>
          <w:t>:</w:t>
        </w:r>
      </w:ins>
      <w:r w:rsidRPr="00C77A7B">
        <w:rPr>
          <w:rFonts w:ascii="Times New Roman" w:hAnsi="Times New Roman" w:cs="Times New Roman"/>
          <w:b/>
          <w:bCs/>
          <w:color w:val="auto"/>
          <w:sz w:val="20"/>
          <w:szCs w:val="20"/>
        </w:rPr>
        <w:t xml:space="preserve"> IP Configuration of KT-Admin-PC</w:t>
      </w:r>
    </w:p>
    <w:p w14:paraId="35CCBBBF" w14:textId="2FE2A7BD" w:rsidR="00040160" w:rsidRPr="00040160" w:rsidRDefault="00C77A7B" w:rsidP="00D6166A">
      <w:pPr>
        <w:spacing w:line="360" w:lineRule="auto"/>
        <w:jc w:val="center"/>
        <w:rPr>
          <w:rFonts w:ascii="Times New Roman" w:hAnsi="Times New Roman" w:cs="Times New Roman"/>
          <w:sz w:val="24"/>
          <w:szCs w:val="24"/>
        </w:rPr>
      </w:pPr>
      <w:r>
        <w:rPr>
          <w:noProof/>
        </w:rPr>
        <w:drawing>
          <wp:inline distT="0" distB="0" distL="0" distR="0" wp14:anchorId="2E5956FB" wp14:editId="07ECEABC">
            <wp:extent cx="4713220" cy="4767101"/>
            <wp:effectExtent l="0" t="0" r="0" b="0"/>
            <wp:docPr id="875454510" name="Picture 8754545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454510"/>
                    <pic:cNvPicPr/>
                  </pic:nvPicPr>
                  <pic:blipFill>
                    <a:blip r:embed="rId21">
                      <a:extLst>
                        <a:ext uri="{28A0092B-C50C-407E-A947-70E740481C1C}">
                          <a14:useLocalDpi xmlns:a14="http://schemas.microsoft.com/office/drawing/2010/main" val="0"/>
                        </a:ext>
                      </a:extLst>
                    </a:blip>
                    <a:stretch>
                      <a:fillRect/>
                    </a:stretch>
                  </pic:blipFill>
                  <pic:spPr>
                    <a:xfrm>
                      <a:off x="0" y="0"/>
                      <a:ext cx="4713220" cy="4767101"/>
                    </a:xfrm>
                    <a:prstGeom prst="rect">
                      <a:avLst/>
                    </a:prstGeom>
                  </pic:spPr>
                </pic:pic>
              </a:graphicData>
            </a:graphic>
          </wp:inline>
        </w:drawing>
      </w:r>
    </w:p>
    <w:p w14:paraId="16275719" w14:textId="0E2DF173" w:rsidR="007B2B91" w:rsidRPr="002577AB" w:rsidRDefault="00C77A7B" w:rsidP="002577AB">
      <w:pPr>
        <w:pStyle w:val="Caption"/>
        <w:jc w:val="center"/>
        <w:rPr>
          <w:rFonts w:ascii="Times New Roman" w:hAnsi="Times New Roman" w:cs="Times New Roman"/>
          <w:b/>
          <w:bCs/>
          <w:color w:val="auto"/>
          <w:sz w:val="20"/>
          <w:szCs w:val="20"/>
        </w:rPr>
      </w:pPr>
      <w:r w:rsidRPr="00C77A7B">
        <w:rPr>
          <w:rFonts w:ascii="Times New Roman" w:hAnsi="Times New Roman" w:cs="Times New Roman"/>
          <w:b/>
          <w:bCs/>
          <w:color w:val="auto"/>
          <w:sz w:val="20"/>
          <w:szCs w:val="20"/>
        </w:rPr>
        <w:t xml:space="preserve">Figure </w:t>
      </w:r>
      <w:r w:rsidR="59D02687" w:rsidRPr="5692027E">
        <w:rPr>
          <w:rFonts w:ascii="Times New Roman" w:hAnsi="Times New Roman" w:cs="Times New Roman"/>
          <w:b/>
          <w:bCs/>
          <w:color w:val="auto"/>
          <w:sz w:val="20"/>
          <w:szCs w:val="20"/>
        </w:rPr>
        <w:t>12</w:t>
      </w:r>
      <w:ins w:id="27" w:author="Author">
        <w:r w:rsidR="002577AB" w:rsidRPr="002577AB">
          <w:rPr>
            <w:rFonts w:ascii="Times New Roman" w:hAnsi="Times New Roman" w:cs="Times New Roman"/>
            <w:b/>
            <w:bCs/>
            <w:color w:val="auto"/>
            <w:sz w:val="20"/>
            <w:szCs w:val="20"/>
          </w:rPr>
          <w:t>:</w:t>
        </w:r>
      </w:ins>
      <w:r w:rsidRPr="00C77A7B">
        <w:rPr>
          <w:rFonts w:ascii="Times New Roman" w:hAnsi="Times New Roman" w:cs="Times New Roman"/>
          <w:b/>
          <w:bCs/>
          <w:color w:val="auto"/>
          <w:sz w:val="20"/>
          <w:szCs w:val="20"/>
        </w:rPr>
        <w:t xml:space="preserve"> IP Configuration of KT-WLC</w:t>
      </w:r>
    </w:p>
    <w:p w14:paraId="3C312116" w14:textId="77777777" w:rsidR="007B2B91" w:rsidRDefault="007B2B91" w:rsidP="00D6166A">
      <w:pPr>
        <w:spacing w:line="360" w:lineRule="auto"/>
      </w:pPr>
    </w:p>
    <w:p w14:paraId="793C3C4B" w14:textId="77777777" w:rsidR="007B2B91" w:rsidRDefault="007B2B91" w:rsidP="00D6166A">
      <w:pPr>
        <w:spacing w:line="360" w:lineRule="auto"/>
      </w:pPr>
    </w:p>
    <w:p w14:paraId="7824176F" w14:textId="77777777" w:rsidR="007B2B91" w:rsidRDefault="007B2B91" w:rsidP="00D6166A">
      <w:pPr>
        <w:spacing w:line="360" w:lineRule="auto"/>
      </w:pPr>
    </w:p>
    <w:p w14:paraId="3E897F9D" w14:textId="77777777" w:rsidR="007B2B91" w:rsidRDefault="007B2B91" w:rsidP="00D6166A">
      <w:pPr>
        <w:spacing w:line="360" w:lineRule="auto"/>
      </w:pPr>
    </w:p>
    <w:p w14:paraId="3B152BAB" w14:textId="77777777" w:rsidR="007B2B91" w:rsidRDefault="007B2B91" w:rsidP="00D6166A">
      <w:pPr>
        <w:spacing w:line="360" w:lineRule="auto"/>
      </w:pPr>
    </w:p>
    <w:p w14:paraId="661BC9BA" w14:textId="77777777" w:rsidR="006565F5" w:rsidRDefault="006565F5" w:rsidP="00D6166A">
      <w:pPr>
        <w:spacing w:line="360" w:lineRule="auto"/>
      </w:pPr>
    </w:p>
    <w:p w14:paraId="2C6AFE9C" w14:textId="77777777" w:rsidR="006565F5" w:rsidRDefault="006565F5" w:rsidP="00D6166A">
      <w:pPr>
        <w:spacing w:line="360" w:lineRule="auto"/>
      </w:pPr>
    </w:p>
    <w:p w14:paraId="33CF5CE8" w14:textId="77777777" w:rsidR="006565F5" w:rsidRPr="007B2B91" w:rsidRDefault="006565F5" w:rsidP="00D6166A">
      <w:pPr>
        <w:spacing w:line="360" w:lineRule="auto"/>
      </w:pPr>
    </w:p>
    <w:p w14:paraId="5EA2D17E" w14:textId="7EE52E45" w:rsidR="00040160" w:rsidRPr="004C6E72" w:rsidRDefault="004C6E72" w:rsidP="00D6166A">
      <w:pPr>
        <w:pStyle w:val="Heading3"/>
        <w:spacing w:line="360" w:lineRule="auto"/>
        <w:jc w:val="both"/>
        <w:rPr>
          <w:rFonts w:ascii="Times New Roman" w:hAnsi="Times New Roman" w:cs="Times New Roman"/>
          <w:b/>
          <w:bCs/>
          <w:color w:val="auto"/>
        </w:rPr>
      </w:pPr>
      <w:bookmarkStart w:id="28" w:name="_Toc153663733"/>
      <w:bookmarkStart w:id="29" w:name="_Toc153748310"/>
      <w:r w:rsidRPr="004C6E72">
        <w:rPr>
          <w:rFonts w:ascii="Times New Roman" w:hAnsi="Times New Roman" w:cs="Times New Roman"/>
          <w:b/>
          <w:bCs/>
          <w:color w:val="auto"/>
        </w:rPr>
        <w:t>5</w:t>
      </w:r>
      <w:r w:rsidR="007B2B91" w:rsidRPr="004C6E72">
        <w:rPr>
          <w:rFonts w:ascii="Times New Roman" w:hAnsi="Times New Roman" w:cs="Times New Roman"/>
          <w:b/>
          <w:bCs/>
          <w:color w:val="auto"/>
        </w:rPr>
        <w:t>.1.</w:t>
      </w:r>
      <w:r w:rsidR="008432CD" w:rsidRPr="004C6E72">
        <w:rPr>
          <w:rFonts w:ascii="Times New Roman" w:hAnsi="Times New Roman" w:cs="Times New Roman"/>
          <w:b/>
          <w:bCs/>
          <w:color w:val="auto"/>
        </w:rPr>
        <w:t>2</w:t>
      </w:r>
      <w:r w:rsidR="007B2B91" w:rsidRPr="004C6E72">
        <w:rPr>
          <w:rFonts w:ascii="Times New Roman" w:hAnsi="Times New Roman" w:cs="Times New Roman"/>
          <w:b/>
          <w:bCs/>
          <w:color w:val="auto"/>
        </w:rPr>
        <w:t xml:space="preserve"> Admin Account Configuration on the WLC</w:t>
      </w:r>
      <w:bookmarkEnd w:id="28"/>
      <w:bookmarkEnd w:id="29"/>
    </w:p>
    <w:p w14:paraId="1C0F6FC5" w14:textId="26A453AE" w:rsidR="007B2B91" w:rsidRDefault="007B2B91" w:rsidP="00D6166A">
      <w:pPr>
        <w:spacing w:line="360" w:lineRule="auto"/>
        <w:ind w:firstLine="720"/>
        <w:jc w:val="both"/>
        <w:rPr>
          <w:rFonts w:ascii="Times New Roman" w:hAnsi="Times New Roman" w:cs="Times New Roman"/>
          <w:sz w:val="24"/>
          <w:szCs w:val="24"/>
        </w:rPr>
      </w:pPr>
      <w:r w:rsidRPr="007B2B91">
        <w:rPr>
          <w:rFonts w:ascii="Times New Roman" w:hAnsi="Times New Roman" w:cs="Times New Roman"/>
          <w:sz w:val="24"/>
          <w:szCs w:val="24"/>
        </w:rPr>
        <w:t xml:space="preserve">The creation of a dedicated admin account on the </w:t>
      </w:r>
      <w:r>
        <w:rPr>
          <w:rFonts w:ascii="Times New Roman" w:hAnsi="Times New Roman" w:cs="Times New Roman"/>
          <w:sz w:val="24"/>
          <w:szCs w:val="24"/>
        </w:rPr>
        <w:t>WLC</w:t>
      </w:r>
      <w:r w:rsidRPr="007B2B91">
        <w:rPr>
          <w:rFonts w:ascii="Times New Roman" w:hAnsi="Times New Roman" w:cs="Times New Roman"/>
          <w:sz w:val="24"/>
          <w:szCs w:val="24"/>
        </w:rPr>
        <w:t xml:space="preserve"> is an important step in the configuration procedure. This administrator account serves as the gateway to the WLC's management interface, allowing authorised workers to setup and maintain the WLAN infrastructure. </w:t>
      </w:r>
      <w:r>
        <w:rPr>
          <w:rFonts w:ascii="Times New Roman" w:hAnsi="Times New Roman" w:cs="Times New Roman"/>
          <w:sz w:val="24"/>
          <w:szCs w:val="24"/>
        </w:rPr>
        <w:t xml:space="preserve">This operation is performed by accessing </w:t>
      </w:r>
      <w:r w:rsidR="00AE6E4F" w:rsidRPr="00AE6E4F">
        <w:rPr>
          <w:rFonts w:ascii="Times New Roman" w:hAnsi="Times New Roman" w:cs="Times New Roman"/>
          <w:sz w:val="24"/>
          <w:szCs w:val="24"/>
        </w:rPr>
        <w:t>by using a web browser to visit the WLC's web management interface at https://172.16.75.62, which is the IP address of the WLC</w:t>
      </w:r>
      <w:r w:rsidR="00AE6E4F">
        <w:rPr>
          <w:rFonts w:ascii="Times New Roman" w:hAnsi="Times New Roman" w:cs="Times New Roman"/>
          <w:sz w:val="24"/>
          <w:szCs w:val="24"/>
        </w:rPr>
        <w:t>, as illustrated in the following</w:t>
      </w:r>
      <w:r w:rsidR="00AE6E4F" w:rsidRPr="00AE6E4F">
        <w:rPr>
          <w:rFonts w:ascii="Times New Roman" w:hAnsi="Times New Roman" w:cs="Times New Roman"/>
          <w:sz w:val="24"/>
          <w:szCs w:val="24"/>
        </w:rPr>
        <w:t>.</w:t>
      </w:r>
      <w:r w:rsidR="00AE6E4F" w:rsidRPr="00AE6E4F">
        <w:rPr>
          <w:rFonts w:ascii="Times New Roman" w:hAnsi="Times New Roman" w:cs="Times New Roman"/>
          <w:noProof/>
          <w:sz w:val="24"/>
          <w:szCs w:val="24"/>
        </w:rPr>
        <w:t xml:space="preserve"> </w:t>
      </w:r>
    </w:p>
    <w:p w14:paraId="7AA61E7A" w14:textId="22454568" w:rsidR="00AE6E4F" w:rsidRDefault="00AE6E4F" w:rsidP="00D6166A">
      <w:pPr>
        <w:pStyle w:val="Caption"/>
        <w:spacing w:line="360" w:lineRule="auto"/>
        <w:jc w:val="center"/>
        <w:rPr>
          <w:rFonts w:ascii="Times New Roman" w:hAnsi="Times New Roman" w:cs="Times New Roman"/>
          <w:b/>
          <w:bCs/>
          <w:color w:val="auto"/>
          <w:sz w:val="20"/>
          <w:szCs w:val="20"/>
        </w:rPr>
      </w:pPr>
      <w:r>
        <w:rPr>
          <w:rFonts w:ascii="Times New Roman" w:hAnsi="Times New Roman" w:cs="Times New Roman"/>
          <w:noProof/>
          <w:sz w:val="24"/>
          <w:szCs w:val="24"/>
        </w:rPr>
        <w:drawing>
          <wp:inline distT="0" distB="0" distL="0" distR="0" wp14:anchorId="568459BB" wp14:editId="483C27C3">
            <wp:extent cx="5719410" cy="4427220"/>
            <wp:effectExtent l="0" t="0" r="0" b="0"/>
            <wp:docPr id="2115903670" name="Picture 2115903670" descr="A login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03670" name="Picture 3" descr="A login screen with a blue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9410" cy="4427220"/>
                    </a:xfrm>
                    <a:prstGeom prst="rect">
                      <a:avLst/>
                    </a:prstGeom>
                    <a:noFill/>
                    <a:ln>
                      <a:noFill/>
                    </a:ln>
                  </pic:spPr>
                </pic:pic>
              </a:graphicData>
            </a:graphic>
          </wp:inline>
        </w:drawing>
      </w:r>
    </w:p>
    <w:p w14:paraId="55830D69" w14:textId="410E0B31" w:rsidR="007B2B91" w:rsidRPr="002577AB" w:rsidRDefault="007B2B91" w:rsidP="002577AB">
      <w:pPr>
        <w:pStyle w:val="Caption"/>
        <w:jc w:val="center"/>
        <w:rPr>
          <w:rFonts w:ascii="Times New Roman" w:hAnsi="Times New Roman" w:cs="Times New Roman"/>
          <w:b/>
          <w:bCs/>
          <w:color w:val="auto"/>
          <w:sz w:val="32"/>
          <w:szCs w:val="32"/>
        </w:rPr>
      </w:pPr>
      <w:r w:rsidRPr="007B2B91">
        <w:rPr>
          <w:rFonts w:ascii="Times New Roman" w:hAnsi="Times New Roman" w:cs="Times New Roman"/>
          <w:b/>
          <w:bCs/>
          <w:color w:val="auto"/>
          <w:sz w:val="20"/>
          <w:szCs w:val="20"/>
        </w:rPr>
        <w:t xml:space="preserve">Figure </w:t>
      </w:r>
      <w:r w:rsidR="549D2E9A" w:rsidRPr="5692027E">
        <w:rPr>
          <w:rFonts w:ascii="Times New Roman" w:hAnsi="Times New Roman" w:cs="Times New Roman"/>
          <w:b/>
          <w:bCs/>
          <w:color w:val="auto"/>
          <w:sz w:val="20"/>
          <w:szCs w:val="20"/>
        </w:rPr>
        <w:t>13</w:t>
      </w:r>
      <w:ins w:id="30" w:author="Author">
        <w:r w:rsidR="002577AB" w:rsidRPr="002577AB">
          <w:rPr>
            <w:rFonts w:ascii="Times New Roman" w:hAnsi="Times New Roman" w:cs="Times New Roman"/>
            <w:b/>
            <w:bCs/>
            <w:color w:val="auto"/>
            <w:sz w:val="20"/>
            <w:szCs w:val="20"/>
          </w:rPr>
          <w:t>:</w:t>
        </w:r>
      </w:ins>
      <w:r w:rsidRPr="007B2B91">
        <w:rPr>
          <w:rFonts w:ascii="Times New Roman" w:hAnsi="Times New Roman" w:cs="Times New Roman"/>
          <w:b/>
          <w:bCs/>
          <w:color w:val="auto"/>
          <w:sz w:val="20"/>
          <w:szCs w:val="20"/>
        </w:rPr>
        <w:t xml:space="preserve"> Creating an Admin Account on the Wireless LAN Controller (WLC)</w:t>
      </w:r>
    </w:p>
    <w:p w14:paraId="3E3B504A" w14:textId="071EB2D6" w:rsidR="007B2B91" w:rsidRPr="007B2B91" w:rsidRDefault="007B2B91" w:rsidP="00D6166A">
      <w:pPr>
        <w:spacing w:line="360" w:lineRule="auto"/>
        <w:ind w:firstLine="720"/>
        <w:jc w:val="center"/>
        <w:rPr>
          <w:rFonts w:ascii="Times New Roman" w:hAnsi="Times New Roman" w:cs="Times New Roman"/>
          <w:sz w:val="24"/>
          <w:szCs w:val="24"/>
        </w:rPr>
      </w:pPr>
    </w:p>
    <w:p w14:paraId="173F9B7B" w14:textId="77777777" w:rsidR="007B2B91" w:rsidRDefault="007B2B91" w:rsidP="00D6166A">
      <w:pPr>
        <w:spacing w:line="360" w:lineRule="auto"/>
        <w:jc w:val="both"/>
        <w:rPr>
          <w:rFonts w:ascii="Times New Roman" w:hAnsi="Times New Roman" w:cs="Times New Roman"/>
          <w:sz w:val="24"/>
          <w:szCs w:val="24"/>
        </w:rPr>
      </w:pPr>
    </w:p>
    <w:p w14:paraId="14A08A4F" w14:textId="77777777" w:rsidR="008432CD" w:rsidRDefault="008432CD" w:rsidP="00D6166A">
      <w:pPr>
        <w:spacing w:line="360" w:lineRule="auto"/>
        <w:jc w:val="both"/>
        <w:rPr>
          <w:rFonts w:ascii="Times New Roman" w:hAnsi="Times New Roman" w:cs="Times New Roman"/>
          <w:sz w:val="24"/>
          <w:szCs w:val="24"/>
        </w:rPr>
      </w:pPr>
    </w:p>
    <w:p w14:paraId="7E2C8F10" w14:textId="0E3AFAA6" w:rsidR="00B40C52" w:rsidRPr="004C6E72" w:rsidRDefault="004C6E72" w:rsidP="00D6166A">
      <w:pPr>
        <w:pStyle w:val="Heading3"/>
        <w:spacing w:line="360" w:lineRule="auto"/>
        <w:rPr>
          <w:rFonts w:ascii="Times New Roman" w:hAnsi="Times New Roman" w:cs="Times New Roman"/>
          <w:b/>
          <w:bCs/>
          <w:color w:val="auto"/>
        </w:rPr>
      </w:pPr>
      <w:bookmarkStart w:id="31" w:name="_Toc153663734"/>
      <w:bookmarkStart w:id="32" w:name="_Toc153748311"/>
      <w:r w:rsidRPr="004C6E72">
        <w:rPr>
          <w:rFonts w:ascii="Times New Roman" w:hAnsi="Times New Roman" w:cs="Times New Roman"/>
          <w:b/>
          <w:bCs/>
          <w:color w:val="auto"/>
        </w:rPr>
        <w:t>5</w:t>
      </w:r>
      <w:r w:rsidR="00B40C52" w:rsidRPr="004C6E72">
        <w:rPr>
          <w:rFonts w:ascii="Times New Roman" w:hAnsi="Times New Roman" w:cs="Times New Roman"/>
          <w:b/>
          <w:bCs/>
          <w:color w:val="auto"/>
        </w:rPr>
        <w:t>.1.3 Configuration of WLC</w:t>
      </w:r>
      <w:bookmarkEnd w:id="31"/>
      <w:bookmarkEnd w:id="32"/>
    </w:p>
    <w:p w14:paraId="2F5AC781" w14:textId="76051CE1" w:rsidR="00B40C52" w:rsidRPr="00B40C52" w:rsidRDefault="00B40C52" w:rsidP="00D6166A">
      <w:pPr>
        <w:spacing w:line="360" w:lineRule="auto"/>
        <w:jc w:val="both"/>
        <w:rPr>
          <w:rFonts w:ascii="Times New Roman" w:hAnsi="Times New Roman" w:cs="Times New Roman"/>
          <w:sz w:val="24"/>
          <w:szCs w:val="24"/>
        </w:rPr>
      </w:pPr>
      <w:r w:rsidRPr="00B40C52">
        <w:rPr>
          <w:rFonts w:ascii="Times New Roman" w:hAnsi="Times New Roman" w:cs="Times New Roman"/>
          <w:sz w:val="24"/>
          <w:szCs w:val="24"/>
        </w:rPr>
        <w:t xml:space="preserve">The process of configuring the Wireless LAN Controller (WLC) includes </w:t>
      </w:r>
      <w:r w:rsidR="0018288B" w:rsidRPr="00B40C52">
        <w:rPr>
          <w:rFonts w:ascii="Times New Roman" w:hAnsi="Times New Roman" w:cs="Times New Roman"/>
          <w:sz w:val="24"/>
          <w:szCs w:val="24"/>
        </w:rPr>
        <w:t>modifying</w:t>
      </w:r>
      <w:r w:rsidRPr="00B40C52">
        <w:rPr>
          <w:rFonts w:ascii="Times New Roman" w:hAnsi="Times New Roman" w:cs="Times New Roman"/>
          <w:sz w:val="24"/>
          <w:szCs w:val="24"/>
        </w:rPr>
        <w:t xml:space="preserve"> key initial settings necessary for smooth network operations. This information includes the System Name, Management IP address, Subnet Mask, and Default </w:t>
      </w:r>
      <w:proofErr w:type="gramStart"/>
      <w:r w:rsidRPr="00B40C52">
        <w:rPr>
          <w:rFonts w:ascii="Times New Roman" w:hAnsi="Times New Roman" w:cs="Times New Roman"/>
          <w:sz w:val="24"/>
          <w:szCs w:val="24"/>
        </w:rPr>
        <w:t>Gateway .</w:t>
      </w:r>
      <w:proofErr w:type="gramEnd"/>
      <w:r w:rsidRPr="00B40C52">
        <w:rPr>
          <w:rFonts w:ascii="Times New Roman" w:hAnsi="Times New Roman" w:cs="Times New Roman"/>
          <w:sz w:val="24"/>
          <w:szCs w:val="24"/>
        </w:rPr>
        <w:t xml:space="preserve"> These attributes serve as the WLC's identification, establishing its position inside the network and allowing connection with other network components. In network synchronisation and coordination, precise </w:t>
      </w:r>
      <w:proofErr w:type="spellStart"/>
      <w:r w:rsidRPr="00B40C52">
        <w:rPr>
          <w:rFonts w:ascii="Times New Roman" w:hAnsi="Times New Roman" w:cs="Times New Roman"/>
          <w:sz w:val="24"/>
          <w:szCs w:val="24"/>
        </w:rPr>
        <w:t>timezone</w:t>
      </w:r>
      <w:proofErr w:type="spellEnd"/>
      <w:r w:rsidRPr="00B40C52">
        <w:rPr>
          <w:rFonts w:ascii="Times New Roman" w:hAnsi="Times New Roman" w:cs="Times New Roman"/>
          <w:sz w:val="24"/>
          <w:szCs w:val="24"/>
        </w:rPr>
        <w:t xml:space="preserve"> and date-time information is important.</w:t>
      </w:r>
    </w:p>
    <w:p w14:paraId="15474D50" w14:textId="77777777" w:rsidR="00B40C52" w:rsidRDefault="00B40C52" w:rsidP="00D6166A">
      <w:pPr>
        <w:pStyle w:val="Caption"/>
        <w:spacing w:line="360" w:lineRule="auto"/>
        <w:jc w:val="center"/>
      </w:pPr>
      <w:r>
        <w:rPr>
          <w:noProof/>
        </w:rPr>
        <w:drawing>
          <wp:inline distT="0" distB="0" distL="0" distR="0" wp14:anchorId="4B3EFA22" wp14:editId="7CA71A65">
            <wp:extent cx="5365943" cy="5379720"/>
            <wp:effectExtent l="0" t="0" r="6350" b="0"/>
            <wp:docPr id="1610610013" name="Picture 16106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5106" cy="5388907"/>
                    </a:xfrm>
                    <a:prstGeom prst="rect">
                      <a:avLst/>
                    </a:prstGeom>
                    <a:noFill/>
                    <a:ln>
                      <a:noFill/>
                    </a:ln>
                  </pic:spPr>
                </pic:pic>
              </a:graphicData>
            </a:graphic>
          </wp:inline>
        </w:drawing>
      </w:r>
    </w:p>
    <w:p w14:paraId="1EFDE154" w14:textId="190EE7EF" w:rsidR="00B40C52" w:rsidRPr="002577AB" w:rsidRDefault="00B40C52" w:rsidP="002577AB">
      <w:pPr>
        <w:pStyle w:val="Caption"/>
        <w:jc w:val="center"/>
        <w:rPr>
          <w:rFonts w:ascii="Times New Roman" w:hAnsi="Times New Roman" w:cs="Times New Roman"/>
          <w:b/>
          <w:bCs/>
          <w:color w:val="auto"/>
          <w:sz w:val="22"/>
          <w:szCs w:val="22"/>
        </w:rPr>
      </w:pPr>
      <w:r w:rsidRPr="00B40C52">
        <w:rPr>
          <w:rFonts w:ascii="Times New Roman" w:hAnsi="Times New Roman" w:cs="Times New Roman"/>
          <w:b/>
          <w:bCs/>
          <w:color w:val="auto"/>
          <w:sz w:val="20"/>
          <w:szCs w:val="20"/>
        </w:rPr>
        <w:t xml:space="preserve">Figure </w:t>
      </w:r>
      <w:r w:rsidR="2734AF9C" w:rsidRPr="5692027E">
        <w:rPr>
          <w:rFonts w:ascii="Times New Roman" w:hAnsi="Times New Roman" w:cs="Times New Roman"/>
          <w:b/>
          <w:bCs/>
          <w:color w:val="auto"/>
          <w:sz w:val="20"/>
          <w:szCs w:val="20"/>
        </w:rPr>
        <w:t>14</w:t>
      </w:r>
      <w:ins w:id="33" w:author="Author">
        <w:r w:rsidR="002577AB" w:rsidRPr="002577AB">
          <w:rPr>
            <w:rFonts w:ascii="Times New Roman" w:hAnsi="Times New Roman" w:cs="Times New Roman"/>
            <w:b/>
            <w:bCs/>
            <w:color w:val="auto"/>
            <w:sz w:val="20"/>
            <w:szCs w:val="20"/>
          </w:rPr>
          <w:t>:</w:t>
        </w:r>
      </w:ins>
      <w:r w:rsidRPr="00B40C52">
        <w:rPr>
          <w:rFonts w:ascii="Times New Roman" w:hAnsi="Times New Roman" w:cs="Times New Roman"/>
          <w:b/>
          <w:bCs/>
          <w:color w:val="auto"/>
          <w:sz w:val="20"/>
          <w:szCs w:val="20"/>
        </w:rPr>
        <w:t xml:space="preserve"> Configuration of the Controller</w:t>
      </w:r>
    </w:p>
    <w:p w14:paraId="107E5651" w14:textId="77777777" w:rsidR="00BA2A16" w:rsidRDefault="00BA2A16" w:rsidP="00D6166A">
      <w:pPr>
        <w:spacing w:line="360" w:lineRule="auto"/>
        <w:jc w:val="both"/>
        <w:rPr>
          <w:rFonts w:ascii="Times New Roman" w:hAnsi="Times New Roman" w:cs="Times New Roman"/>
          <w:sz w:val="24"/>
          <w:szCs w:val="24"/>
        </w:rPr>
      </w:pPr>
    </w:p>
    <w:p w14:paraId="013E2F85" w14:textId="4755A8E8" w:rsidR="00990F18" w:rsidRPr="004C6E72" w:rsidRDefault="004C6E72" w:rsidP="00D6166A">
      <w:pPr>
        <w:pStyle w:val="Heading3"/>
        <w:spacing w:line="360" w:lineRule="auto"/>
        <w:rPr>
          <w:rFonts w:ascii="Times New Roman" w:hAnsi="Times New Roman" w:cs="Times New Roman"/>
          <w:b/>
          <w:bCs/>
          <w:color w:val="auto"/>
        </w:rPr>
      </w:pPr>
      <w:bookmarkStart w:id="34" w:name="_Toc153663735"/>
      <w:bookmarkStart w:id="35" w:name="_Toc153748312"/>
      <w:r w:rsidRPr="004C6E72">
        <w:rPr>
          <w:rFonts w:ascii="Times New Roman" w:hAnsi="Times New Roman" w:cs="Times New Roman"/>
          <w:b/>
          <w:bCs/>
          <w:color w:val="auto"/>
        </w:rPr>
        <w:t>5</w:t>
      </w:r>
      <w:r w:rsidR="00917827" w:rsidRPr="004C6E72">
        <w:rPr>
          <w:rFonts w:ascii="Times New Roman" w:hAnsi="Times New Roman" w:cs="Times New Roman"/>
          <w:b/>
          <w:bCs/>
          <w:color w:val="auto"/>
        </w:rPr>
        <w:t xml:space="preserve">.1.4 </w:t>
      </w:r>
      <w:r w:rsidR="00990F18" w:rsidRPr="004C6E72">
        <w:rPr>
          <w:rFonts w:ascii="Times New Roman" w:hAnsi="Times New Roman" w:cs="Times New Roman"/>
          <w:b/>
          <w:bCs/>
          <w:color w:val="auto"/>
        </w:rPr>
        <w:t>Wireless LAN Controller Access and Login Procedure</w:t>
      </w:r>
      <w:bookmarkEnd w:id="34"/>
      <w:bookmarkEnd w:id="35"/>
    </w:p>
    <w:p w14:paraId="0FB79E16" w14:textId="1451B78C" w:rsidR="00990F18" w:rsidRPr="00990F18" w:rsidRDefault="00990F18" w:rsidP="00D6166A">
      <w:pPr>
        <w:spacing w:line="360" w:lineRule="auto"/>
        <w:jc w:val="both"/>
        <w:rPr>
          <w:rFonts w:ascii="Times New Roman" w:hAnsi="Times New Roman" w:cs="Times New Roman"/>
          <w:sz w:val="24"/>
          <w:szCs w:val="24"/>
        </w:rPr>
      </w:pPr>
      <w:r w:rsidRPr="00990F18">
        <w:rPr>
          <w:rFonts w:ascii="Times New Roman" w:hAnsi="Times New Roman" w:cs="Times New Roman"/>
          <w:sz w:val="24"/>
          <w:szCs w:val="24"/>
        </w:rPr>
        <w:t xml:space="preserve">After successfully configuring the Wireless LAN (WLAN), users must enter the admin web browser to complete further setup procedures. </w:t>
      </w:r>
      <w:r w:rsidR="002F6B09">
        <w:rPr>
          <w:rFonts w:ascii="Times New Roman" w:hAnsi="Times New Roman" w:cs="Times New Roman"/>
          <w:sz w:val="24"/>
          <w:szCs w:val="24"/>
        </w:rPr>
        <w:t>This is conducted by n</w:t>
      </w:r>
      <w:r w:rsidRPr="00990F18">
        <w:rPr>
          <w:rFonts w:ascii="Times New Roman" w:hAnsi="Times New Roman" w:cs="Times New Roman"/>
          <w:sz w:val="24"/>
          <w:szCs w:val="24"/>
        </w:rPr>
        <w:t>avigat</w:t>
      </w:r>
      <w:r w:rsidR="002F6B09">
        <w:rPr>
          <w:rFonts w:ascii="Times New Roman" w:hAnsi="Times New Roman" w:cs="Times New Roman"/>
          <w:sz w:val="24"/>
          <w:szCs w:val="24"/>
        </w:rPr>
        <w:t>ing</w:t>
      </w:r>
      <w:r w:rsidRPr="00990F18">
        <w:rPr>
          <w:rFonts w:ascii="Times New Roman" w:hAnsi="Times New Roman" w:cs="Times New Roman"/>
          <w:sz w:val="24"/>
          <w:szCs w:val="24"/>
        </w:rPr>
        <w:t xml:space="preserve"> to the desktop and </w:t>
      </w:r>
      <w:r w:rsidR="00BB68E5" w:rsidRPr="00990F18">
        <w:rPr>
          <w:rFonts w:ascii="Times New Roman" w:hAnsi="Times New Roman" w:cs="Times New Roman"/>
          <w:sz w:val="24"/>
          <w:szCs w:val="24"/>
        </w:rPr>
        <w:t>input</w:t>
      </w:r>
      <w:r w:rsidR="00BB68E5">
        <w:rPr>
          <w:rFonts w:ascii="Times New Roman" w:hAnsi="Times New Roman" w:cs="Times New Roman"/>
          <w:sz w:val="24"/>
          <w:szCs w:val="24"/>
        </w:rPr>
        <w:t>ting</w:t>
      </w:r>
      <w:r w:rsidRPr="00990F18">
        <w:rPr>
          <w:rFonts w:ascii="Times New Roman" w:hAnsi="Times New Roman" w:cs="Times New Roman"/>
          <w:sz w:val="24"/>
          <w:szCs w:val="24"/>
        </w:rPr>
        <w:t xml:space="preserve"> the URL </w:t>
      </w:r>
      <w:r w:rsidR="0018288B" w:rsidRPr="00AE6E4F">
        <w:rPr>
          <w:rFonts w:ascii="Times New Roman" w:hAnsi="Times New Roman" w:cs="Times New Roman"/>
          <w:sz w:val="24"/>
          <w:szCs w:val="24"/>
        </w:rPr>
        <w:t>https://172.16.75.62</w:t>
      </w:r>
      <w:r w:rsidRPr="00990F18">
        <w:rPr>
          <w:rFonts w:ascii="Times New Roman" w:hAnsi="Times New Roman" w:cs="Times New Roman"/>
          <w:sz w:val="24"/>
          <w:szCs w:val="24"/>
        </w:rPr>
        <w:t>, which will start the re-entry into the network administration interface.</w:t>
      </w:r>
      <w:r w:rsidR="0018288B">
        <w:rPr>
          <w:rFonts w:ascii="Times New Roman" w:hAnsi="Times New Roman" w:cs="Times New Roman"/>
          <w:noProof/>
          <w:sz w:val="24"/>
          <w:szCs w:val="24"/>
        </w:rPr>
        <w:drawing>
          <wp:inline distT="0" distB="0" distL="0" distR="0" wp14:anchorId="0A6CC9F6" wp14:editId="15B3BB2E">
            <wp:extent cx="5935980" cy="6019800"/>
            <wp:effectExtent l="0" t="0" r="7620" b="0"/>
            <wp:docPr id="1106707713" name="Picture 110670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6019800"/>
                    </a:xfrm>
                    <a:prstGeom prst="rect">
                      <a:avLst/>
                    </a:prstGeom>
                    <a:noFill/>
                    <a:ln>
                      <a:noFill/>
                    </a:ln>
                  </pic:spPr>
                </pic:pic>
              </a:graphicData>
            </a:graphic>
          </wp:inline>
        </w:drawing>
      </w:r>
    </w:p>
    <w:p w14:paraId="75B4EECE" w14:textId="7114A7AB" w:rsidR="00917827" w:rsidRPr="002577AB" w:rsidRDefault="0018288B" w:rsidP="002577AB">
      <w:pPr>
        <w:pStyle w:val="Caption"/>
        <w:jc w:val="center"/>
        <w:rPr>
          <w:rFonts w:ascii="Times New Roman" w:hAnsi="Times New Roman" w:cs="Times New Roman"/>
          <w:b/>
          <w:bCs/>
          <w:color w:val="auto"/>
          <w:sz w:val="22"/>
          <w:szCs w:val="22"/>
        </w:rPr>
      </w:pPr>
      <w:r w:rsidRPr="0018288B">
        <w:rPr>
          <w:rFonts w:ascii="Times New Roman" w:hAnsi="Times New Roman" w:cs="Times New Roman"/>
          <w:b/>
          <w:bCs/>
          <w:color w:val="auto"/>
          <w:sz w:val="20"/>
          <w:szCs w:val="20"/>
        </w:rPr>
        <w:t xml:space="preserve">Figure </w:t>
      </w:r>
      <w:proofErr w:type="gramStart"/>
      <w:r w:rsidR="2F0923B6" w:rsidRPr="55F14A23">
        <w:rPr>
          <w:rFonts w:ascii="Times New Roman" w:hAnsi="Times New Roman" w:cs="Times New Roman"/>
          <w:b/>
          <w:bCs/>
          <w:color w:val="auto"/>
          <w:sz w:val="20"/>
          <w:szCs w:val="20"/>
        </w:rPr>
        <w:t>15</w:t>
      </w:r>
      <w:ins w:id="36" w:author="Author">
        <w:r w:rsidR="002577AB" w:rsidRPr="55F14A23">
          <w:rPr>
            <w:rFonts w:ascii="Times New Roman" w:hAnsi="Times New Roman" w:cs="Times New Roman"/>
            <w:b/>
            <w:bCs/>
            <w:color w:val="auto"/>
            <w:sz w:val="20"/>
            <w:szCs w:val="20"/>
          </w:rPr>
          <w:t>:</w:t>
        </w:r>
      </w:ins>
      <w:r w:rsidRPr="0018288B">
        <w:rPr>
          <w:rFonts w:ascii="Times New Roman" w:hAnsi="Times New Roman" w:cs="Times New Roman"/>
          <w:b/>
          <w:bCs/>
          <w:color w:val="auto"/>
          <w:sz w:val="20"/>
          <w:szCs w:val="20"/>
        </w:rPr>
        <w:t>Re</w:t>
      </w:r>
      <w:proofErr w:type="gramEnd"/>
      <w:r w:rsidRPr="0018288B">
        <w:rPr>
          <w:rFonts w:ascii="Times New Roman" w:hAnsi="Times New Roman" w:cs="Times New Roman"/>
          <w:b/>
          <w:bCs/>
          <w:color w:val="auto"/>
          <w:sz w:val="20"/>
          <w:szCs w:val="20"/>
        </w:rPr>
        <w:t>-accessing the Wireless LAN Controller (WLC)</w:t>
      </w:r>
    </w:p>
    <w:p w14:paraId="6083760B" w14:textId="77777777" w:rsidR="00B40C52" w:rsidRDefault="00B40C52" w:rsidP="00D6166A">
      <w:pPr>
        <w:spacing w:line="360" w:lineRule="auto"/>
        <w:jc w:val="both"/>
        <w:rPr>
          <w:rFonts w:ascii="Times New Roman" w:hAnsi="Times New Roman" w:cs="Times New Roman"/>
          <w:sz w:val="24"/>
          <w:szCs w:val="24"/>
        </w:rPr>
      </w:pPr>
    </w:p>
    <w:p w14:paraId="06C2E56D" w14:textId="0860A957" w:rsidR="0018288B" w:rsidRPr="0018288B" w:rsidRDefault="0018288B" w:rsidP="00D6166A">
      <w:pPr>
        <w:spacing w:line="360" w:lineRule="auto"/>
        <w:jc w:val="both"/>
        <w:rPr>
          <w:rFonts w:ascii="Times New Roman" w:hAnsi="Times New Roman" w:cs="Times New Roman"/>
          <w:sz w:val="24"/>
          <w:szCs w:val="24"/>
        </w:rPr>
      </w:pPr>
      <w:r w:rsidRPr="0018288B">
        <w:rPr>
          <w:rFonts w:ascii="Times New Roman" w:hAnsi="Times New Roman" w:cs="Times New Roman"/>
          <w:sz w:val="24"/>
          <w:szCs w:val="24"/>
        </w:rPr>
        <w:t>After selecting "login," a new menu prompts users to enter the previously established username and password. In this instance, the username is configured as "</w:t>
      </w:r>
      <w:r w:rsidR="00257D3A">
        <w:rPr>
          <w:rFonts w:ascii="Times New Roman" w:hAnsi="Times New Roman" w:cs="Times New Roman"/>
          <w:sz w:val="24"/>
          <w:szCs w:val="24"/>
        </w:rPr>
        <w:t>A</w:t>
      </w:r>
      <w:r w:rsidRPr="0018288B">
        <w:rPr>
          <w:rFonts w:ascii="Times New Roman" w:hAnsi="Times New Roman" w:cs="Times New Roman"/>
          <w:sz w:val="24"/>
          <w:szCs w:val="24"/>
        </w:rPr>
        <w:t>dmin," and the corresponding password is also set as "</w:t>
      </w:r>
      <w:r w:rsidR="00257D3A">
        <w:rPr>
          <w:rFonts w:ascii="Times New Roman" w:hAnsi="Times New Roman" w:cs="Times New Roman"/>
          <w:sz w:val="24"/>
          <w:szCs w:val="24"/>
        </w:rPr>
        <w:t>A</w:t>
      </w:r>
      <w:r w:rsidRPr="0018288B">
        <w:rPr>
          <w:rFonts w:ascii="Times New Roman" w:hAnsi="Times New Roman" w:cs="Times New Roman"/>
          <w:sz w:val="24"/>
          <w:szCs w:val="24"/>
        </w:rPr>
        <w:t>dmin" during the earlier configuration steps. This login authentication ensures secure access to the WLC settings and adheres to established network security protocols.</w:t>
      </w:r>
    </w:p>
    <w:p w14:paraId="4568C955" w14:textId="4A0001A7" w:rsidR="0018288B" w:rsidRDefault="0018288B" w:rsidP="00D6166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5C2BBC" wp14:editId="512BB323">
            <wp:extent cx="5943600" cy="6042660"/>
            <wp:effectExtent l="0" t="0" r="0" b="0"/>
            <wp:docPr id="13772540" name="Picture 1377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042660"/>
                    </a:xfrm>
                    <a:prstGeom prst="rect">
                      <a:avLst/>
                    </a:prstGeom>
                    <a:noFill/>
                    <a:ln>
                      <a:noFill/>
                    </a:ln>
                  </pic:spPr>
                </pic:pic>
              </a:graphicData>
            </a:graphic>
          </wp:inline>
        </w:drawing>
      </w:r>
    </w:p>
    <w:p w14:paraId="401EA3AB" w14:textId="30A769E2" w:rsidR="002577AB" w:rsidRDefault="0018288B" w:rsidP="00FC2C86">
      <w:pPr>
        <w:pStyle w:val="Caption"/>
        <w:spacing w:line="360" w:lineRule="auto"/>
        <w:jc w:val="center"/>
        <w:rPr>
          <w:ins w:id="37" w:author="Author"/>
          <w:rFonts w:ascii="Times New Roman" w:hAnsi="Times New Roman" w:cs="Times New Roman"/>
          <w:b/>
          <w:bCs/>
          <w:color w:val="auto"/>
          <w:sz w:val="20"/>
          <w:szCs w:val="20"/>
        </w:rPr>
      </w:pPr>
      <w:r w:rsidRPr="0018288B">
        <w:rPr>
          <w:rFonts w:ascii="Times New Roman" w:hAnsi="Times New Roman" w:cs="Times New Roman"/>
          <w:b/>
          <w:bCs/>
          <w:color w:val="auto"/>
          <w:sz w:val="20"/>
          <w:szCs w:val="20"/>
        </w:rPr>
        <w:t xml:space="preserve">Figure </w:t>
      </w:r>
      <w:r w:rsidR="002E12F5" w:rsidRPr="55F14A23">
        <w:rPr>
          <w:rFonts w:ascii="Times New Roman" w:hAnsi="Times New Roman" w:cs="Times New Roman"/>
          <w:b/>
          <w:bCs/>
          <w:color w:val="auto"/>
          <w:sz w:val="20"/>
          <w:szCs w:val="20"/>
        </w:rPr>
        <w:t>1</w:t>
      </w:r>
      <w:r w:rsidR="5383487B" w:rsidRPr="55F14A23">
        <w:rPr>
          <w:rFonts w:ascii="Times New Roman" w:hAnsi="Times New Roman" w:cs="Times New Roman"/>
          <w:b/>
          <w:bCs/>
          <w:color w:val="auto"/>
          <w:sz w:val="20"/>
          <w:szCs w:val="20"/>
        </w:rPr>
        <w:t>6</w:t>
      </w:r>
      <w:r w:rsidRPr="0018288B">
        <w:rPr>
          <w:rFonts w:ascii="Times New Roman" w:hAnsi="Times New Roman" w:cs="Times New Roman"/>
          <w:b/>
          <w:bCs/>
          <w:color w:val="auto"/>
          <w:sz w:val="20"/>
          <w:szCs w:val="20"/>
        </w:rPr>
        <w:t>: User Authentication Menu</w:t>
      </w:r>
    </w:p>
    <w:p w14:paraId="051EE423" w14:textId="587F769C" w:rsidR="002577AB" w:rsidRPr="002577AB" w:rsidRDefault="002577AB" w:rsidP="002577AB"/>
    <w:p w14:paraId="53EEF03F" w14:textId="25A49338" w:rsidR="006565F5" w:rsidRDefault="004C6E72" w:rsidP="00D6166A">
      <w:pPr>
        <w:pStyle w:val="Heading3"/>
        <w:spacing w:line="360" w:lineRule="auto"/>
        <w:rPr>
          <w:rFonts w:ascii="Times New Roman" w:hAnsi="Times New Roman" w:cs="Times New Roman"/>
          <w:b/>
          <w:bCs/>
          <w:color w:val="auto"/>
        </w:rPr>
      </w:pPr>
      <w:bookmarkStart w:id="38" w:name="_Toc153663736"/>
      <w:bookmarkStart w:id="39" w:name="_Toc153748313"/>
      <w:proofErr w:type="gramStart"/>
      <w:r w:rsidRPr="004C6E72">
        <w:rPr>
          <w:rFonts w:ascii="Times New Roman" w:hAnsi="Times New Roman" w:cs="Times New Roman"/>
          <w:b/>
          <w:bCs/>
          <w:color w:val="auto"/>
        </w:rPr>
        <w:t>5</w:t>
      </w:r>
      <w:r w:rsidR="00083862" w:rsidRPr="004C6E72">
        <w:rPr>
          <w:rFonts w:ascii="Times New Roman" w:hAnsi="Times New Roman" w:cs="Times New Roman"/>
          <w:b/>
          <w:bCs/>
          <w:color w:val="auto"/>
        </w:rPr>
        <w:t xml:space="preserve">.1.5 </w:t>
      </w:r>
      <w:r w:rsidR="006565F5" w:rsidRPr="004C6E72">
        <w:rPr>
          <w:rFonts w:ascii="Times New Roman" w:hAnsi="Times New Roman" w:cs="Times New Roman"/>
          <w:b/>
          <w:bCs/>
          <w:color w:val="auto"/>
        </w:rPr>
        <w:t xml:space="preserve"> Configuration</w:t>
      </w:r>
      <w:proofErr w:type="gramEnd"/>
      <w:r w:rsidR="006565F5" w:rsidRPr="004C6E72">
        <w:rPr>
          <w:rFonts w:ascii="Times New Roman" w:hAnsi="Times New Roman" w:cs="Times New Roman"/>
          <w:b/>
          <w:bCs/>
          <w:color w:val="auto"/>
        </w:rPr>
        <w:t xml:space="preserve"> of the RADIUS Authentication Servers</w:t>
      </w:r>
      <w:bookmarkEnd w:id="38"/>
      <w:bookmarkEnd w:id="39"/>
      <w:r w:rsidR="006565F5" w:rsidRPr="004C6E72">
        <w:rPr>
          <w:rFonts w:ascii="Times New Roman" w:hAnsi="Times New Roman" w:cs="Times New Roman"/>
          <w:b/>
          <w:bCs/>
          <w:color w:val="auto"/>
        </w:rPr>
        <w:t xml:space="preserve"> </w:t>
      </w:r>
    </w:p>
    <w:p w14:paraId="47221D7C" w14:textId="77777777" w:rsidR="00D6166A" w:rsidRPr="00D6166A" w:rsidRDefault="00D6166A" w:rsidP="00D6166A"/>
    <w:p w14:paraId="65DA0EAF" w14:textId="11312C69" w:rsidR="00083862" w:rsidRDefault="006565F5" w:rsidP="00D6166A">
      <w:pPr>
        <w:spacing w:line="360" w:lineRule="auto"/>
        <w:jc w:val="both"/>
        <w:rPr>
          <w:rFonts w:ascii="Times New Roman" w:hAnsi="Times New Roman" w:cs="Times New Roman"/>
          <w:sz w:val="24"/>
          <w:szCs w:val="24"/>
        </w:rPr>
      </w:pPr>
      <w:r w:rsidRPr="006565F5">
        <w:rPr>
          <w:rFonts w:ascii="Times New Roman" w:hAnsi="Times New Roman" w:cs="Times New Roman"/>
          <w:sz w:val="24"/>
          <w:szCs w:val="24"/>
        </w:rPr>
        <w:t>In the subsequent stage, navigating to the SECURITY section of the WLC interface and setting RADIUS Authentication Servers is a critical step for improving network security and user access management. The RADIUS (Remote Authentication Dial-In User Service) protocol acts as a rigorous authentication method, enabling the WLC to check the identity of users seeking to access the wireless network. The server I</w:t>
      </w:r>
      <w:r w:rsidR="003C1083">
        <w:rPr>
          <w:rFonts w:ascii="Times New Roman" w:hAnsi="Times New Roman" w:cs="Times New Roman"/>
          <w:sz w:val="24"/>
          <w:szCs w:val="24"/>
        </w:rPr>
        <w:t>P</w:t>
      </w:r>
      <w:r w:rsidRPr="006565F5">
        <w:rPr>
          <w:rFonts w:ascii="Times New Roman" w:hAnsi="Times New Roman" w:cs="Times New Roman"/>
          <w:sz w:val="24"/>
          <w:szCs w:val="24"/>
        </w:rPr>
        <w:t xml:space="preserve"> acts as the specified point of authentication. This IP is the point where user credentials are validated before granting access to the wireless network. </w:t>
      </w:r>
    </w:p>
    <w:p w14:paraId="0AD9B7EE" w14:textId="19A4E07B" w:rsidR="003C1083" w:rsidRDefault="003C1083" w:rsidP="00D6166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A4BE5D" wp14:editId="61FD2DAC">
            <wp:extent cx="4867275" cy="4929676"/>
            <wp:effectExtent l="0" t="0" r="0" b="4445"/>
            <wp:docPr id="153116611" name="Picture 15311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2722" cy="4935193"/>
                    </a:xfrm>
                    <a:prstGeom prst="rect">
                      <a:avLst/>
                    </a:prstGeom>
                    <a:noFill/>
                    <a:ln>
                      <a:noFill/>
                    </a:ln>
                  </pic:spPr>
                </pic:pic>
              </a:graphicData>
            </a:graphic>
          </wp:inline>
        </w:drawing>
      </w:r>
    </w:p>
    <w:p w14:paraId="0AC7B678" w14:textId="2966DF4A" w:rsidR="003C1083" w:rsidRPr="002577AB" w:rsidRDefault="003C1083" w:rsidP="002577AB">
      <w:pPr>
        <w:pStyle w:val="Caption"/>
        <w:jc w:val="center"/>
        <w:rPr>
          <w:rFonts w:ascii="Times New Roman" w:hAnsi="Times New Roman" w:cs="Times New Roman"/>
          <w:b/>
          <w:bCs/>
          <w:color w:val="auto"/>
          <w:sz w:val="22"/>
          <w:szCs w:val="22"/>
        </w:rPr>
      </w:pPr>
      <w:r w:rsidRPr="003C1083">
        <w:rPr>
          <w:rFonts w:ascii="Times New Roman" w:hAnsi="Times New Roman" w:cs="Times New Roman"/>
          <w:b/>
          <w:bCs/>
          <w:color w:val="auto"/>
          <w:sz w:val="20"/>
          <w:szCs w:val="20"/>
        </w:rPr>
        <w:t xml:space="preserve">Figure </w:t>
      </w:r>
      <w:r w:rsidR="002E12F5" w:rsidRPr="5692027E">
        <w:rPr>
          <w:rFonts w:ascii="Times New Roman" w:hAnsi="Times New Roman" w:cs="Times New Roman"/>
          <w:b/>
          <w:bCs/>
          <w:color w:val="auto"/>
          <w:sz w:val="20"/>
          <w:szCs w:val="20"/>
        </w:rPr>
        <w:t>1</w:t>
      </w:r>
      <w:r w:rsidR="1B5734DF" w:rsidRPr="5692027E">
        <w:rPr>
          <w:rFonts w:ascii="Times New Roman" w:hAnsi="Times New Roman" w:cs="Times New Roman"/>
          <w:b/>
          <w:bCs/>
          <w:color w:val="auto"/>
          <w:sz w:val="20"/>
          <w:szCs w:val="20"/>
        </w:rPr>
        <w:t>7</w:t>
      </w:r>
      <w:ins w:id="40" w:author="Author">
        <w:r w:rsidR="002577AB" w:rsidRPr="002577AB">
          <w:rPr>
            <w:rFonts w:ascii="Times New Roman" w:hAnsi="Times New Roman" w:cs="Times New Roman"/>
            <w:b/>
            <w:bCs/>
            <w:color w:val="auto"/>
            <w:sz w:val="20"/>
            <w:szCs w:val="20"/>
          </w:rPr>
          <w:t>:</w:t>
        </w:r>
      </w:ins>
      <w:r w:rsidRPr="003C1083">
        <w:rPr>
          <w:rFonts w:ascii="Times New Roman" w:hAnsi="Times New Roman" w:cs="Times New Roman"/>
          <w:b/>
          <w:bCs/>
          <w:color w:val="auto"/>
          <w:sz w:val="20"/>
          <w:szCs w:val="20"/>
        </w:rPr>
        <w:t xml:space="preserve"> Configuration of RADIUS server</w:t>
      </w:r>
    </w:p>
    <w:p w14:paraId="51B95A04" w14:textId="77777777" w:rsidR="00257D3A" w:rsidRDefault="00257D3A" w:rsidP="00D6166A">
      <w:pPr>
        <w:spacing w:line="360" w:lineRule="auto"/>
      </w:pPr>
    </w:p>
    <w:p w14:paraId="564D1484" w14:textId="5AA1F6E9" w:rsidR="00257D3A" w:rsidRPr="00257D3A" w:rsidRDefault="00257D3A" w:rsidP="00D6166A">
      <w:pPr>
        <w:spacing w:line="360" w:lineRule="auto"/>
      </w:pPr>
    </w:p>
    <w:p w14:paraId="4B1CDCC7" w14:textId="3FBED0E8" w:rsidR="00D6166A" w:rsidRPr="002577AB" w:rsidRDefault="004C6E72" w:rsidP="002577AB">
      <w:pPr>
        <w:pStyle w:val="Heading3"/>
        <w:spacing w:line="360" w:lineRule="auto"/>
        <w:jc w:val="both"/>
        <w:rPr>
          <w:rFonts w:ascii="Times New Roman" w:hAnsi="Times New Roman" w:cs="Times New Roman"/>
          <w:b/>
          <w:bCs/>
          <w:color w:val="auto"/>
        </w:rPr>
      </w:pPr>
      <w:bookmarkStart w:id="41" w:name="_Toc153663737"/>
      <w:bookmarkStart w:id="42" w:name="_Toc153748314"/>
      <w:proofErr w:type="gramStart"/>
      <w:r w:rsidRPr="004C6E72">
        <w:rPr>
          <w:rFonts w:ascii="Times New Roman" w:hAnsi="Times New Roman" w:cs="Times New Roman"/>
          <w:b/>
          <w:bCs/>
          <w:color w:val="auto"/>
        </w:rPr>
        <w:t>5</w:t>
      </w:r>
      <w:r w:rsidR="00B14754" w:rsidRPr="004C6E72">
        <w:rPr>
          <w:rFonts w:ascii="Times New Roman" w:hAnsi="Times New Roman" w:cs="Times New Roman"/>
          <w:b/>
          <w:bCs/>
          <w:color w:val="auto"/>
        </w:rPr>
        <w:t xml:space="preserve">.1.6  </w:t>
      </w:r>
      <w:r w:rsidR="00257D3A" w:rsidRPr="004C6E72">
        <w:rPr>
          <w:rFonts w:ascii="Times New Roman" w:hAnsi="Times New Roman" w:cs="Times New Roman"/>
          <w:b/>
          <w:bCs/>
          <w:color w:val="auto"/>
        </w:rPr>
        <w:t>Wireless</w:t>
      </w:r>
      <w:proofErr w:type="gramEnd"/>
      <w:r w:rsidR="00257D3A" w:rsidRPr="004C6E72">
        <w:rPr>
          <w:rFonts w:ascii="Times New Roman" w:hAnsi="Times New Roman" w:cs="Times New Roman"/>
          <w:b/>
          <w:bCs/>
          <w:color w:val="auto"/>
        </w:rPr>
        <w:t xml:space="preserve"> Network Customization and Configuration</w:t>
      </w:r>
      <w:bookmarkEnd w:id="41"/>
      <w:bookmarkEnd w:id="42"/>
    </w:p>
    <w:p w14:paraId="39354FCA" w14:textId="67E44DC2" w:rsidR="00D6166A" w:rsidRPr="00257D3A" w:rsidRDefault="00257D3A" w:rsidP="002577AB">
      <w:pPr>
        <w:spacing w:line="360" w:lineRule="auto"/>
        <w:ind w:firstLine="720"/>
        <w:jc w:val="both"/>
        <w:rPr>
          <w:rFonts w:ascii="Times New Roman" w:hAnsi="Times New Roman" w:cs="Times New Roman"/>
          <w:sz w:val="24"/>
          <w:szCs w:val="24"/>
        </w:rPr>
      </w:pPr>
      <w:r w:rsidRPr="00257D3A">
        <w:rPr>
          <w:rFonts w:ascii="Times New Roman" w:hAnsi="Times New Roman" w:cs="Times New Roman"/>
          <w:sz w:val="24"/>
          <w:szCs w:val="24"/>
        </w:rPr>
        <w:t>Creating a WLAN configuration is a critical step in building a reliable and effective wireless network. This procedure involves going to the WLAN</w:t>
      </w:r>
      <w:r w:rsidR="00725A42">
        <w:rPr>
          <w:rFonts w:ascii="Times New Roman" w:hAnsi="Times New Roman" w:cs="Times New Roman"/>
          <w:sz w:val="24"/>
          <w:szCs w:val="24"/>
        </w:rPr>
        <w:t>s</w:t>
      </w:r>
      <w:r w:rsidRPr="00257D3A">
        <w:rPr>
          <w:rFonts w:ascii="Times New Roman" w:hAnsi="Times New Roman" w:cs="Times New Roman"/>
          <w:sz w:val="24"/>
          <w:szCs w:val="24"/>
        </w:rPr>
        <w:t xml:space="preserve"> tab and managing and configuring numerous </w:t>
      </w:r>
      <w:r w:rsidR="00725A42">
        <w:rPr>
          <w:rFonts w:ascii="Times New Roman" w:hAnsi="Times New Roman" w:cs="Times New Roman"/>
          <w:sz w:val="24"/>
          <w:szCs w:val="24"/>
        </w:rPr>
        <w:t xml:space="preserve">AP groups. </w:t>
      </w:r>
      <w:r w:rsidR="00725A42" w:rsidRPr="00725A42">
        <w:rPr>
          <w:rFonts w:ascii="Times New Roman" w:hAnsi="Times New Roman" w:cs="Times New Roman"/>
          <w:sz w:val="24"/>
          <w:szCs w:val="24"/>
        </w:rPr>
        <w:t xml:space="preserve">In </w:t>
      </w:r>
      <w:r w:rsidR="00725A42">
        <w:rPr>
          <w:rFonts w:ascii="Times New Roman" w:hAnsi="Times New Roman" w:cs="Times New Roman"/>
          <w:sz w:val="24"/>
          <w:szCs w:val="24"/>
        </w:rPr>
        <w:t>the</w:t>
      </w:r>
      <w:r w:rsidR="00725A42" w:rsidRPr="00725A42">
        <w:rPr>
          <w:rFonts w:ascii="Times New Roman" w:hAnsi="Times New Roman" w:cs="Times New Roman"/>
          <w:sz w:val="24"/>
          <w:szCs w:val="24"/>
        </w:rPr>
        <w:t xml:space="preserve"> Wireless Local Area Network (WLAN), access point (AP) groups play a critical role in effectively managing and organising the deployment of wireless access points inside a network. </w:t>
      </w:r>
      <w:r w:rsidR="00725A42">
        <w:rPr>
          <w:rFonts w:ascii="Times New Roman" w:hAnsi="Times New Roman" w:cs="Times New Roman"/>
          <w:sz w:val="24"/>
          <w:szCs w:val="24"/>
        </w:rPr>
        <w:t xml:space="preserve">The following illustrates </w:t>
      </w:r>
      <w:proofErr w:type="gramStart"/>
      <w:r w:rsidR="00725A42">
        <w:rPr>
          <w:rFonts w:ascii="Times New Roman" w:hAnsi="Times New Roman" w:cs="Times New Roman"/>
          <w:sz w:val="24"/>
          <w:szCs w:val="24"/>
        </w:rPr>
        <w:t xml:space="preserve">the </w:t>
      </w:r>
      <w:r w:rsidR="00C83CBF">
        <w:rPr>
          <w:rFonts w:ascii="Times New Roman" w:hAnsi="Times New Roman" w:cs="Times New Roman"/>
          <w:sz w:val="24"/>
          <w:szCs w:val="24"/>
        </w:rPr>
        <w:t xml:space="preserve"> main</w:t>
      </w:r>
      <w:proofErr w:type="gramEnd"/>
      <w:r w:rsidR="00C83CBF">
        <w:rPr>
          <w:rFonts w:ascii="Times New Roman" w:hAnsi="Times New Roman" w:cs="Times New Roman"/>
          <w:sz w:val="24"/>
          <w:szCs w:val="24"/>
        </w:rPr>
        <w:t xml:space="preserve"> </w:t>
      </w:r>
      <w:r w:rsidR="00725A42">
        <w:rPr>
          <w:rFonts w:ascii="Times New Roman" w:hAnsi="Times New Roman" w:cs="Times New Roman"/>
          <w:sz w:val="24"/>
          <w:szCs w:val="24"/>
        </w:rPr>
        <w:t>A</w:t>
      </w:r>
      <w:r w:rsidR="00B0790F">
        <w:rPr>
          <w:rFonts w:ascii="Times New Roman" w:hAnsi="Times New Roman" w:cs="Times New Roman"/>
          <w:sz w:val="24"/>
          <w:szCs w:val="24"/>
        </w:rPr>
        <w:t>P</w:t>
      </w:r>
      <w:r w:rsidR="00725A42">
        <w:rPr>
          <w:rFonts w:ascii="Times New Roman" w:hAnsi="Times New Roman" w:cs="Times New Roman"/>
          <w:sz w:val="24"/>
          <w:szCs w:val="24"/>
        </w:rPr>
        <w:t xml:space="preserve"> groups created for </w:t>
      </w:r>
      <w:r w:rsidR="00725A42" w:rsidRPr="00B457B9">
        <w:rPr>
          <w:rFonts w:ascii="Times New Roman" w:hAnsi="Times New Roman" w:cs="Times New Roman"/>
          <w:sz w:val="24"/>
          <w:szCs w:val="24"/>
        </w:rPr>
        <w:t>Krung Thep</w:t>
      </w:r>
      <w:r w:rsidR="00C83CBF">
        <w:rPr>
          <w:rFonts w:ascii="Times New Roman" w:hAnsi="Times New Roman" w:cs="Times New Roman"/>
          <w:sz w:val="24"/>
          <w:szCs w:val="24"/>
        </w:rPr>
        <w:t xml:space="preserve"> along with detailed configuration for each Group</w:t>
      </w:r>
      <w:r w:rsidR="00725A42">
        <w:rPr>
          <w:rFonts w:ascii="Times New Roman" w:hAnsi="Times New Roman" w:cs="Times New Roman"/>
          <w:sz w:val="24"/>
          <w:szCs w:val="24"/>
        </w:rPr>
        <w:t>.</w:t>
      </w:r>
    </w:p>
    <w:p w14:paraId="3EDF3FF3" w14:textId="099F54E8" w:rsidR="00257D3A" w:rsidRDefault="00151342" w:rsidP="00D6166A">
      <w:pPr>
        <w:spacing w:line="360" w:lineRule="auto"/>
        <w:jc w:val="center"/>
      </w:pPr>
      <w:r>
        <w:rPr>
          <w:noProof/>
        </w:rPr>
        <w:drawing>
          <wp:inline distT="0" distB="0" distL="0" distR="0" wp14:anchorId="4ECB5A03" wp14:editId="2EA5042F">
            <wp:extent cx="5529532" cy="5451551"/>
            <wp:effectExtent l="0" t="0" r="0" b="0"/>
            <wp:docPr id="1553620218" name="Picture 155362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357" cy="5457293"/>
                    </a:xfrm>
                    <a:prstGeom prst="rect">
                      <a:avLst/>
                    </a:prstGeom>
                    <a:noFill/>
                    <a:ln>
                      <a:noFill/>
                    </a:ln>
                  </pic:spPr>
                </pic:pic>
              </a:graphicData>
            </a:graphic>
          </wp:inline>
        </w:drawing>
      </w:r>
    </w:p>
    <w:p w14:paraId="0C231CBA" w14:textId="510E3740" w:rsidR="002577AB" w:rsidRPr="002577AB" w:rsidRDefault="0091255D" w:rsidP="00FC2C86">
      <w:pPr>
        <w:pStyle w:val="Caption"/>
        <w:spacing w:line="360" w:lineRule="auto"/>
        <w:jc w:val="center"/>
        <w:rPr>
          <w:ins w:id="43" w:author="Author"/>
          <w:rFonts w:ascii="Times New Roman" w:hAnsi="Times New Roman" w:cs="Times New Roman"/>
          <w:b/>
          <w:bCs/>
          <w:color w:val="auto"/>
          <w:sz w:val="20"/>
          <w:szCs w:val="20"/>
        </w:rPr>
      </w:pPr>
      <w:r w:rsidRPr="0091255D">
        <w:rPr>
          <w:rFonts w:ascii="Times New Roman" w:hAnsi="Times New Roman" w:cs="Times New Roman"/>
          <w:b/>
          <w:bCs/>
          <w:color w:val="auto"/>
          <w:sz w:val="20"/>
          <w:szCs w:val="20"/>
        </w:rPr>
        <w:t xml:space="preserve">Figure </w:t>
      </w:r>
      <w:r w:rsidR="002E12F5" w:rsidRPr="55F14A23">
        <w:rPr>
          <w:rFonts w:ascii="Times New Roman" w:hAnsi="Times New Roman" w:cs="Times New Roman"/>
          <w:b/>
          <w:bCs/>
          <w:color w:val="auto"/>
          <w:sz w:val="20"/>
          <w:szCs w:val="20"/>
        </w:rPr>
        <w:t>1</w:t>
      </w:r>
      <w:r w:rsidR="0680AB2D" w:rsidRPr="55F14A23">
        <w:rPr>
          <w:rFonts w:ascii="Times New Roman" w:hAnsi="Times New Roman" w:cs="Times New Roman"/>
          <w:b/>
          <w:bCs/>
          <w:color w:val="auto"/>
          <w:sz w:val="20"/>
          <w:szCs w:val="20"/>
        </w:rPr>
        <w:t>8</w:t>
      </w:r>
      <w:r w:rsidRPr="0091255D">
        <w:rPr>
          <w:rFonts w:ascii="Times New Roman" w:hAnsi="Times New Roman" w:cs="Times New Roman"/>
          <w:b/>
          <w:bCs/>
          <w:color w:val="auto"/>
          <w:sz w:val="20"/>
          <w:szCs w:val="20"/>
        </w:rPr>
        <w:t xml:space="preserve">: </w:t>
      </w:r>
      <w:r w:rsidR="003515C7">
        <w:rPr>
          <w:rFonts w:ascii="Times New Roman" w:hAnsi="Times New Roman" w:cs="Times New Roman"/>
          <w:b/>
          <w:bCs/>
          <w:color w:val="auto"/>
          <w:sz w:val="20"/>
          <w:szCs w:val="20"/>
        </w:rPr>
        <w:t>Configured AP Groups</w:t>
      </w:r>
    </w:p>
    <w:p w14:paraId="0788A5EF" w14:textId="3FA8FAE8" w:rsidR="00D0382C" w:rsidRPr="002577AB" w:rsidRDefault="00C83CBF" w:rsidP="002577AB">
      <w:pPr>
        <w:spacing w:line="360" w:lineRule="auto"/>
      </w:pPr>
      <w:r>
        <w:rPr>
          <w:noProof/>
        </w:rPr>
        <w:drawing>
          <wp:inline distT="0" distB="0" distL="0" distR="0" wp14:anchorId="37339386" wp14:editId="45A46296">
            <wp:extent cx="5841937" cy="5692140"/>
            <wp:effectExtent l="0" t="0" r="6985" b="3810"/>
            <wp:docPr id="1033391187" name="Picture 103339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91187"/>
                    <pic:cNvPicPr/>
                  </pic:nvPicPr>
                  <pic:blipFill>
                    <a:blip r:embed="rId28">
                      <a:extLst>
                        <a:ext uri="{28A0092B-C50C-407E-A947-70E740481C1C}">
                          <a14:useLocalDpi xmlns:a14="http://schemas.microsoft.com/office/drawing/2010/main" val="0"/>
                        </a:ext>
                      </a:extLst>
                    </a:blip>
                    <a:stretch>
                      <a:fillRect/>
                    </a:stretch>
                  </pic:blipFill>
                  <pic:spPr>
                    <a:xfrm>
                      <a:off x="0" y="0"/>
                      <a:ext cx="5841937" cy="5692140"/>
                    </a:xfrm>
                    <a:prstGeom prst="rect">
                      <a:avLst/>
                    </a:prstGeom>
                  </pic:spPr>
                </pic:pic>
              </a:graphicData>
            </a:graphic>
          </wp:inline>
        </w:drawing>
      </w:r>
    </w:p>
    <w:p w14:paraId="27273978" w14:textId="608D3D62" w:rsidR="002577AB" w:rsidRPr="002577AB" w:rsidRDefault="002577AB" w:rsidP="002577AB">
      <w:pPr>
        <w:pStyle w:val="Caption"/>
        <w:spacing w:line="360" w:lineRule="auto"/>
        <w:jc w:val="center"/>
        <w:rPr>
          <w:rFonts w:ascii="Times New Roman" w:hAnsi="Times New Roman" w:cs="Times New Roman"/>
          <w:b/>
          <w:bCs/>
          <w:color w:val="auto"/>
          <w:sz w:val="20"/>
          <w:szCs w:val="20"/>
        </w:rPr>
      </w:pPr>
      <w:r w:rsidRPr="55F14A23">
        <w:rPr>
          <w:rFonts w:ascii="Times New Roman" w:hAnsi="Times New Roman" w:cs="Times New Roman"/>
          <w:b/>
          <w:bCs/>
          <w:color w:val="auto"/>
          <w:sz w:val="20"/>
          <w:szCs w:val="20"/>
        </w:rPr>
        <w:t>Figure</w:t>
      </w:r>
      <w:r w:rsidR="00FC2C86">
        <w:rPr>
          <w:rFonts w:ascii="Times New Roman" w:hAnsi="Times New Roman" w:cs="Times New Roman"/>
          <w:b/>
          <w:bCs/>
          <w:color w:val="auto"/>
          <w:sz w:val="20"/>
          <w:szCs w:val="20"/>
        </w:rPr>
        <w:t xml:space="preserve"> 19</w:t>
      </w:r>
      <w:r w:rsidRPr="55F14A23">
        <w:rPr>
          <w:rFonts w:ascii="Times New Roman" w:hAnsi="Times New Roman" w:cs="Times New Roman"/>
          <w:b/>
          <w:bCs/>
          <w:color w:val="auto"/>
          <w:sz w:val="20"/>
          <w:szCs w:val="20"/>
        </w:rPr>
        <w:t>: WLAN Configuration of F1 group</w:t>
      </w:r>
    </w:p>
    <w:p w14:paraId="1E6DF22A" w14:textId="6ABE5F98" w:rsidR="00C83CBF" w:rsidRDefault="00C83CBF" w:rsidP="00D6166A">
      <w:pPr>
        <w:spacing w:line="360" w:lineRule="auto"/>
      </w:pPr>
      <w:r>
        <w:rPr>
          <w:noProof/>
        </w:rPr>
        <w:drawing>
          <wp:inline distT="0" distB="0" distL="0" distR="0" wp14:anchorId="6EACC104" wp14:editId="1713B974">
            <wp:extent cx="5935980" cy="5905500"/>
            <wp:effectExtent l="0" t="0" r="7620" b="0"/>
            <wp:docPr id="1094831043" name="Picture 109483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5905500"/>
                    </a:xfrm>
                    <a:prstGeom prst="rect">
                      <a:avLst/>
                    </a:prstGeom>
                    <a:noFill/>
                    <a:ln>
                      <a:noFill/>
                    </a:ln>
                  </pic:spPr>
                </pic:pic>
              </a:graphicData>
            </a:graphic>
          </wp:inline>
        </w:drawing>
      </w:r>
    </w:p>
    <w:p w14:paraId="41C04BE8" w14:textId="4A21ECCE" w:rsidR="00C83CBF" w:rsidRPr="00C83CBF" w:rsidRDefault="00FC2C86" w:rsidP="002577AB">
      <w:pPr>
        <w:pStyle w:val="Caption"/>
        <w:jc w:val="center"/>
        <w:rPr>
          <w:rFonts w:ascii="Times New Roman" w:hAnsi="Times New Roman" w:cs="Times New Roman"/>
          <w:b/>
          <w:bCs/>
          <w:color w:val="auto"/>
          <w:sz w:val="20"/>
          <w:szCs w:val="20"/>
        </w:rPr>
      </w:pPr>
      <w:r>
        <w:rPr>
          <w:rFonts w:ascii="Times New Roman" w:hAnsi="Times New Roman" w:cs="Times New Roman"/>
          <w:b/>
          <w:bCs/>
          <w:color w:val="auto"/>
          <w:sz w:val="20"/>
          <w:szCs w:val="20"/>
        </w:rPr>
        <w:t xml:space="preserve">Figure </w:t>
      </w:r>
      <w:r w:rsidR="6805DA96" w:rsidRPr="055299BF">
        <w:rPr>
          <w:rFonts w:ascii="Times New Roman" w:hAnsi="Times New Roman" w:cs="Times New Roman"/>
          <w:b/>
          <w:bCs/>
          <w:color w:val="auto"/>
          <w:sz w:val="20"/>
          <w:szCs w:val="20"/>
        </w:rPr>
        <w:t>20</w:t>
      </w:r>
      <w:r w:rsidR="00C83CBF" w:rsidRPr="055299BF">
        <w:rPr>
          <w:rFonts w:ascii="Times New Roman" w:hAnsi="Times New Roman" w:cs="Times New Roman"/>
          <w:b/>
          <w:bCs/>
          <w:color w:val="auto"/>
          <w:sz w:val="20"/>
          <w:szCs w:val="20"/>
        </w:rPr>
        <w:t>:</w:t>
      </w:r>
      <w:r w:rsidR="002577AB" w:rsidRPr="002577AB">
        <w:rPr>
          <w:rFonts w:ascii="Times New Roman" w:hAnsi="Times New Roman" w:cs="Times New Roman"/>
          <w:b/>
          <w:bCs/>
          <w:color w:val="auto"/>
          <w:sz w:val="20"/>
          <w:szCs w:val="20"/>
        </w:rPr>
        <w:t xml:space="preserve"> Configured F1 Access </w:t>
      </w:r>
      <w:r w:rsidR="00C83CBF" w:rsidRPr="00C83CBF">
        <w:rPr>
          <w:rFonts w:ascii="Times New Roman" w:hAnsi="Times New Roman" w:cs="Times New Roman"/>
          <w:b/>
          <w:bCs/>
          <w:color w:val="auto"/>
          <w:sz w:val="20"/>
          <w:szCs w:val="20"/>
        </w:rPr>
        <w:t>Port</w:t>
      </w:r>
    </w:p>
    <w:p w14:paraId="1F65562C" w14:textId="77777777" w:rsidR="00C83CBF" w:rsidRDefault="00C83CBF" w:rsidP="00D6166A">
      <w:pPr>
        <w:spacing w:line="360" w:lineRule="auto"/>
      </w:pPr>
    </w:p>
    <w:p w14:paraId="1BBF69CC" w14:textId="77777777" w:rsidR="00494563" w:rsidRDefault="00494563" w:rsidP="00D6166A">
      <w:pPr>
        <w:spacing w:line="360" w:lineRule="auto"/>
        <w:jc w:val="center"/>
      </w:pPr>
    </w:p>
    <w:p w14:paraId="5774A7D3" w14:textId="77777777" w:rsidR="00494563" w:rsidRDefault="00494563" w:rsidP="00D6166A">
      <w:pPr>
        <w:spacing w:line="360" w:lineRule="auto"/>
        <w:jc w:val="center"/>
      </w:pPr>
    </w:p>
    <w:p w14:paraId="11981877" w14:textId="77777777" w:rsidR="00494563" w:rsidRDefault="00494563" w:rsidP="00D6166A">
      <w:pPr>
        <w:spacing w:line="360" w:lineRule="auto"/>
        <w:jc w:val="center"/>
      </w:pPr>
    </w:p>
    <w:p w14:paraId="01B458DC" w14:textId="77777777" w:rsidR="00494563" w:rsidRDefault="00494563" w:rsidP="00D6166A">
      <w:pPr>
        <w:spacing w:line="360" w:lineRule="auto"/>
        <w:jc w:val="center"/>
      </w:pPr>
    </w:p>
    <w:p w14:paraId="417B2D18" w14:textId="77777777" w:rsidR="00494563" w:rsidRDefault="00494563" w:rsidP="00D6166A">
      <w:pPr>
        <w:spacing w:line="360" w:lineRule="auto"/>
      </w:pPr>
    </w:p>
    <w:p w14:paraId="500DA691" w14:textId="36BBE2D1" w:rsidR="00494563" w:rsidRDefault="00494563" w:rsidP="00D6166A">
      <w:pPr>
        <w:spacing w:line="360" w:lineRule="auto"/>
        <w:jc w:val="center"/>
      </w:pPr>
      <w:r>
        <w:rPr>
          <w:noProof/>
        </w:rPr>
        <w:drawing>
          <wp:inline distT="0" distB="0" distL="0" distR="0" wp14:anchorId="60F9331B" wp14:editId="19C2B1BE">
            <wp:extent cx="5943600" cy="5852160"/>
            <wp:effectExtent l="0" t="0" r="0" b="0"/>
            <wp:docPr id="976550349" name="Picture 97655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852160"/>
                    </a:xfrm>
                    <a:prstGeom prst="rect">
                      <a:avLst/>
                    </a:prstGeom>
                    <a:noFill/>
                    <a:ln>
                      <a:noFill/>
                    </a:ln>
                  </pic:spPr>
                </pic:pic>
              </a:graphicData>
            </a:graphic>
          </wp:inline>
        </w:drawing>
      </w:r>
    </w:p>
    <w:p w14:paraId="4C343B94" w14:textId="6AB8F9AE" w:rsidR="00494563" w:rsidRPr="00494563" w:rsidRDefault="00BB11D8" w:rsidP="00D6166A">
      <w:pPr>
        <w:pStyle w:val="Caption"/>
        <w:spacing w:line="360" w:lineRule="auto"/>
        <w:jc w:val="center"/>
        <w:rPr>
          <w:rFonts w:ascii="Times New Roman" w:hAnsi="Times New Roman" w:cs="Times New Roman"/>
          <w:b/>
          <w:bCs/>
          <w:color w:val="auto"/>
          <w:sz w:val="20"/>
          <w:szCs w:val="20"/>
        </w:rPr>
      </w:pPr>
      <w:r>
        <w:rPr>
          <w:rFonts w:ascii="Times New Roman" w:hAnsi="Times New Roman" w:cs="Times New Roman"/>
          <w:b/>
          <w:bCs/>
          <w:color w:val="auto"/>
          <w:sz w:val="20"/>
          <w:szCs w:val="20"/>
        </w:rPr>
        <w:t>F</w:t>
      </w:r>
      <w:r w:rsidR="00494563" w:rsidRPr="00494563">
        <w:rPr>
          <w:rFonts w:ascii="Times New Roman" w:hAnsi="Times New Roman" w:cs="Times New Roman"/>
          <w:b/>
          <w:bCs/>
          <w:color w:val="auto"/>
          <w:sz w:val="20"/>
          <w:szCs w:val="20"/>
        </w:rPr>
        <w:t xml:space="preserve">igure </w:t>
      </w:r>
      <w:r w:rsidR="444F857F" w:rsidRPr="055299BF">
        <w:rPr>
          <w:rFonts w:ascii="Times New Roman" w:hAnsi="Times New Roman" w:cs="Times New Roman"/>
          <w:b/>
          <w:bCs/>
          <w:color w:val="auto"/>
          <w:sz w:val="20"/>
          <w:szCs w:val="20"/>
        </w:rPr>
        <w:t>21</w:t>
      </w:r>
      <w:r w:rsidR="00494563" w:rsidRPr="055299BF">
        <w:rPr>
          <w:rFonts w:ascii="Times New Roman" w:hAnsi="Times New Roman" w:cs="Times New Roman"/>
          <w:b/>
          <w:bCs/>
          <w:color w:val="auto"/>
          <w:sz w:val="20"/>
          <w:szCs w:val="20"/>
        </w:rPr>
        <w:t>:</w:t>
      </w:r>
      <w:r w:rsidR="00494563" w:rsidRPr="00494563">
        <w:rPr>
          <w:rFonts w:ascii="Times New Roman" w:hAnsi="Times New Roman" w:cs="Times New Roman"/>
          <w:b/>
          <w:bCs/>
          <w:color w:val="auto"/>
          <w:sz w:val="20"/>
          <w:szCs w:val="20"/>
        </w:rPr>
        <w:t xml:space="preserve"> WLAN Configuration of F</w:t>
      </w:r>
      <w:r w:rsidR="00494563">
        <w:rPr>
          <w:rFonts w:ascii="Times New Roman" w:hAnsi="Times New Roman" w:cs="Times New Roman"/>
          <w:b/>
          <w:bCs/>
          <w:color w:val="auto"/>
          <w:sz w:val="20"/>
          <w:szCs w:val="20"/>
        </w:rPr>
        <w:t>2</w:t>
      </w:r>
      <w:r w:rsidR="00494563" w:rsidRPr="00494563">
        <w:rPr>
          <w:rFonts w:ascii="Times New Roman" w:hAnsi="Times New Roman" w:cs="Times New Roman"/>
          <w:b/>
          <w:bCs/>
          <w:color w:val="auto"/>
          <w:sz w:val="20"/>
          <w:szCs w:val="20"/>
        </w:rPr>
        <w:t xml:space="preserve"> group</w:t>
      </w:r>
    </w:p>
    <w:p w14:paraId="71035202" w14:textId="26801C03" w:rsidR="00C83CBF" w:rsidRDefault="00C83CBF" w:rsidP="00D6166A">
      <w:pPr>
        <w:spacing w:line="360" w:lineRule="auto"/>
        <w:jc w:val="center"/>
      </w:pPr>
      <w:r>
        <w:rPr>
          <w:noProof/>
        </w:rPr>
        <w:drawing>
          <wp:inline distT="0" distB="0" distL="0" distR="0" wp14:anchorId="14654D06" wp14:editId="265D7BDB">
            <wp:extent cx="5563396" cy="5463540"/>
            <wp:effectExtent l="0" t="0" r="0" b="3810"/>
            <wp:docPr id="333765723" name="Picture 33376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6406" cy="5466496"/>
                    </a:xfrm>
                    <a:prstGeom prst="rect">
                      <a:avLst/>
                    </a:prstGeom>
                    <a:noFill/>
                    <a:ln>
                      <a:noFill/>
                    </a:ln>
                  </pic:spPr>
                </pic:pic>
              </a:graphicData>
            </a:graphic>
          </wp:inline>
        </w:drawing>
      </w:r>
    </w:p>
    <w:p w14:paraId="24E32AEF" w14:textId="79DA8F60" w:rsidR="00C83CBF" w:rsidRPr="00C83CBF" w:rsidRDefault="00BB11D8" w:rsidP="00D6166A">
      <w:pPr>
        <w:pStyle w:val="Caption"/>
        <w:spacing w:line="360" w:lineRule="auto"/>
        <w:jc w:val="center"/>
        <w:rPr>
          <w:rFonts w:ascii="Times New Roman" w:hAnsi="Times New Roman" w:cs="Times New Roman"/>
          <w:b/>
          <w:bCs/>
          <w:color w:val="auto"/>
          <w:sz w:val="20"/>
          <w:szCs w:val="20"/>
        </w:rPr>
      </w:pPr>
      <w:r>
        <w:rPr>
          <w:rFonts w:ascii="Times New Roman" w:hAnsi="Times New Roman" w:cs="Times New Roman"/>
          <w:b/>
          <w:bCs/>
          <w:color w:val="auto"/>
          <w:sz w:val="20"/>
          <w:szCs w:val="20"/>
        </w:rPr>
        <w:t xml:space="preserve">Figure </w:t>
      </w:r>
      <w:r w:rsidR="6D3F403D" w:rsidRPr="055299BF">
        <w:rPr>
          <w:rFonts w:ascii="Times New Roman" w:hAnsi="Times New Roman" w:cs="Times New Roman"/>
          <w:b/>
          <w:bCs/>
          <w:color w:val="auto"/>
          <w:sz w:val="20"/>
          <w:szCs w:val="20"/>
        </w:rPr>
        <w:t>22</w:t>
      </w:r>
      <w:r w:rsidR="00C83CBF" w:rsidRPr="055299BF">
        <w:rPr>
          <w:rFonts w:ascii="Times New Roman" w:hAnsi="Times New Roman" w:cs="Times New Roman"/>
          <w:b/>
          <w:bCs/>
          <w:color w:val="auto"/>
          <w:sz w:val="20"/>
          <w:szCs w:val="20"/>
        </w:rPr>
        <w:t>:</w:t>
      </w:r>
      <w:r w:rsidR="00C83CBF" w:rsidRPr="00C83CBF">
        <w:rPr>
          <w:rFonts w:ascii="Times New Roman" w:hAnsi="Times New Roman" w:cs="Times New Roman"/>
          <w:b/>
          <w:bCs/>
          <w:color w:val="auto"/>
          <w:sz w:val="20"/>
          <w:szCs w:val="20"/>
        </w:rPr>
        <w:t xml:space="preserve"> Configured F2 Access Port</w:t>
      </w:r>
    </w:p>
    <w:p w14:paraId="441C6986" w14:textId="77777777" w:rsidR="00C83CBF" w:rsidRDefault="00C83CBF" w:rsidP="00D6166A">
      <w:pPr>
        <w:spacing w:line="360" w:lineRule="auto"/>
      </w:pPr>
    </w:p>
    <w:p w14:paraId="3857340F" w14:textId="77777777" w:rsidR="00494563" w:rsidRDefault="00494563" w:rsidP="00D6166A">
      <w:pPr>
        <w:spacing w:line="360" w:lineRule="auto"/>
      </w:pPr>
    </w:p>
    <w:p w14:paraId="22EE561F" w14:textId="77777777" w:rsidR="00C83CBF" w:rsidRDefault="00C83CBF" w:rsidP="00D6166A">
      <w:pPr>
        <w:spacing w:line="360" w:lineRule="auto"/>
      </w:pPr>
    </w:p>
    <w:p w14:paraId="4E0ACA50" w14:textId="05CABF8E" w:rsidR="00C83CBF" w:rsidRDefault="00494563" w:rsidP="00D6166A">
      <w:pPr>
        <w:spacing w:line="360" w:lineRule="auto"/>
      </w:pPr>
      <w:r>
        <w:rPr>
          <w:noProof/>
        </w:rPr>
        <w:drawing>
          <wp:inline distT="0" distB="0" distL="0" distR="0" wp14:anchorId="09FCA08D" wp14:editId="23B22F3B">
            <wp:extent cx="5943600" cy="5860415"/>
            <wp:effectExtent l="0" t="0" r="0" b="6985"/>
            <wp:docPr id="1409781952" name="Picture 140978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60415"/>
                    </a:xfrm>
                    <a:prstGeom prst="rect">
                      <a:avLst/>
                    </a:prstGeom>
                    <a:noFill/>
                    <a:ln>
                      <a:noFill/>
                    </a:ln>
                  </pic:spPr>
                </pic:pic>
              </a:graphicData>
            </a:graphic>
          </wp:inline>
        </w:drawing>
      </w:r>
    </w:p>
    <w:p w14:paraId="74929591" w14:textId="583669E3" w:rsidR="00C83CBF" w:rsidRPr="00494563" w:rsidRDefault="00494563" w:rsidP="00D6166A">
      <w:pPr>
        <w:pStyle w:val="Caption"/>
        <w:spacing w:line="360" w:lineRule="auto"/>
        <w:jc w:val="center"/>
        <w:rPr>
          <w:rFonts w:ascii="Times New Roman" w:hAnsi="Times New Roman" w:cs="Times New Roman"/>
          <w:b/>
          <w:bCs/>
          <w:color w:val="auto"/>
          <w:sz w:val="20"/>
          <w:szCs w:val="20"/>
        </w:rPr>
      </w:pPr>
      <w:ins w:id="44" w:author="Author">
        <w:r w:rsidRPr="00494563">
          <w:rPr>
            <w:rFonts w:ascii="Times New Roman" w:hAnsi="Times New Roman" w:cs="Times New Roman"/>
            <w:b/>
            <w:bCs/>
            <w:color w:val="auto"/>
            <w:sz w:val="20"/>
            <w:szCs w:val="20"/>
          </w:rPr>
          <w:fldChar w:fldCharType="begin"/>
        </w:r>
      </w:ins>
      <w:r w:rsidRPr="00494563">
        <w:rPr>
          <w:rFonts w:ascii="Times New Roman" w:hAnsi="Times New Roman" w:cs="Times New Roman"/>
          <w:b/>
          <w:bCs/>
          <w:color w:val="auto"/>
          <w:sz w:val="20"/>
          <w:szCs w:val="20"/>
        </w:rPr>
        <w:instrText xml:space="preserve"> SEQ Figure \* ARABIC </w:instrText>
      </w:r>
      <w:ins w:id="45" w:author="Author">
        <w:r w:rsidRPr="00494563">
          <w:rPr>
            <w:rFonts w:ascii="Times New Roman" w:hAnsi="Times New Roman" w:cs="Times New Roman"/>
            <w:b/>
            <w:bCs/>
            <w:color w:val="auto"/>
            <w:sz w:val="20"/>
            <w:szCs w:val="20"/>
          </w:rPr>
          <w:fldChar w:fldCharType="separate"/>
        </w:r>
        <w:r w:rsidRPr="00494563">
          <w:rPr>
            <w:rFonts w:ascii="Times New Roman" w:hAnsi="Times New Roman" w:cs="Times New Roman"/>
            <w:b/>
            <w:bCs/>
            <w:color w:val="auto"/>
            <w:sz w:val="20"/>
            <w:szCs w:val="20"/>
          </w:rPr>
          <w:fldChar w:fldCharType="end"/>
        </w:r>
      </w:ins>
      <w:bookmarkStart w:id="46" w:name="_Toc153749186"/>
      <w:r w:rsidRPr="7FF5B791">
        <w:rPr>
          <w:rFonts w:ascii="Times New Roman" w:hAnsi="Times New Roman" w:cs="Times New Roman"/>
          <w:b/>
          <w:bCs/>
          <w:color w:val="auto"/>
          <w:sz w:val="20"/>
          <w:szCs w:val="20"/>
        </w:rPr>
        <w:t>Figure</w:t>
      </w:r>
      <w:r w:rsidRPr="00494563">
        <w:rPr>
          <w:rFonts w:ascii="Times New Roman" w:hAnsi="Times New Roman" w:cs="Times New Roman"/>
          <w:b/>
          <w:bCs/>
          <w:color w:val="auto"/>
          <w:sz w:val="20"/>
          <w:szCs w:val="20"/>
        </w:rPr>
        <w:t xml:space="preserve"> </w:t>
      </w:r>
      <w:r w:rsidR="6D3C11F6" w:rsidRPr="055299BF">
        <w:rPr>
          <w:rFonts w:ascii="Times New Roman" w:hAnsi="Times New Roman" w:cs="Times New Roman"/>
          <w:b/>
          <w:bCs/>
          <w:color w:val="auto"/>
          <w:sz w:val="20"/>
          <w:szCs w:val="20"/>
        </w:rPr>
        <w:t>23</w:t>
      </w:r>
      <w:r w:rsidRPr="055299BF">
        <w:rPr>
          <w:rFonts w:ascii="Times New Roman" w:hAnsi="Times New Roman" w:cs="Times New Roman"/>
          <w:b/>
          <w:bCs/>
          <w:color w:val="auto"/>
          <w:sz w:val="20"/>
          <w:szCs w:val="20"/>
        </w:rPr>
        <w:t>:</w:t>
      </w:r>
      <w:r w:rsidRPr="00494563">
        <w:rPr>
          <w:rFonts w:ascii="Times New Roman" w:hAnsi="Times New Roman" w:cs="Times New Roman"/>
          <w:b/>
          <w:bCs/>
          <w:color w:val="auto"/>
          <w:sz w:val="20"/>
          <w:szCs w:val="20"/>
        </w:rPr>
        <w:t xml:space="preserve"> WLAN Configuration of F3 group</w:t>
      </w:r>
      <w:bookmarkEnd w:id="46"/>
    </w:p>
    <w:p w14:paraId="049D853C" w14:textId="77777777" w:rsidR="00C83CBF" w:rsidRDefault="00C83CBF" w:rsidP="00D6166A">
      <w:pPr>
        <w:spacing w:line="360" w:lineRule="auto"/>
      </w:pPr>
    </w:p>
    <w:p w14:paraId="0EE00EFA" w14:textId="77777777" w:rsidR="00C83CBF" w:rsidRDefault="00C83CBF" w:rsidP="00D6166A">
      <w:pPr>
        <w:spacing w:line="360" w:lineRule="auto"/>
      </w:pPr>
    </w:p>
    <w:p w14:paraId="78167D8E" w14:textId="1BDDC94C" w:rsidR="00C83CBF" w:rsidRDefault="00C83CBF" w:rsidP="00D6166A">
      <w:pPr>
        <w:spacing w:line="360" w:lineRule="auto"/>
      </w:pPr>
    </w:p>
    <w:p w14:paraId="3350D02F" w14:textId="77777777" w:rsidR="00C83CBF" w:rsidRDefault="00C83CBF" w:rsidP="00D6166A">
      <w:pPr>
        <w:spacing w:line="360" w:lineRule="auto"/>
      </w:pPr>
    </w:p>
    <w:p w14:paraId="077BFB3F" w14:textId="77777777" w:rsidR="00C83CBF" w:rsidRDefault="00C83CBF" w:rsidP="00D6166A">
      <w:pPr>
        <w:spacing w:line="360" w:lineRule="auto"/>
      </w:pPr>
    </w:p>
    <w:p w14:paraId="698983EE" w14:textId="77777777" w:rsidR="00C83CBF" w:rsidRDefault="00C83CBF" w:rsidP="00D6166A">
      <w:pPr>
        <w:spacing w:line="360" w:lineRule="auto"/>
      </w:pPr>
    </w:p>
    <w:p w14:paraId="504F7B83" w14:textId="77777777" w:rsidR="00C83CBF" w:rsidRDefault="00C83CBF" w:rsidP="00D6166A">
      <w:pPr>
        <w:spacing w:line="360" w:lineRule="auto"/>
      </w:pPr>
    </w:p>
    <w:p w14:paraId="4BCC93D4" w14:textId="792F4ACC" w:rsidR="00C83CBF" w:rsidRDefault="00494563" w:rsidP="00D6166A">
      <w:pPr>
        <w:spacing w:line="360" w:lineRule="auto"/>
      </w:pPr>
      <w:r>
        <w:rPr>
          <w:noProof/>
        </w:rPr>
        <w:drawing>
          <wp:inline distT="0" distB="0" distL="0" distR="0" wp14:anchorId="50233638" wp14:editId="57447AFE">
            <wp:extent cx="5943600" cy="5687060"/>
            <wp:effectExtent l="0" t="0" r="0" b="8890"/>
            <wp:docPr id="1521303919" name="Picture 152130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687060"/>
                    </a:xfrm>
                    <a:prstGeom prst="rect">
                      <a:avLst/>
                    </a:prstGeom>
                    <a:noFill/>
                    <a:ln>
                      <a:noFill/>
                    </a:ln>
                  </pic:spPr>
                </pic:pic>
              </a:graphicData>
            </a:graphic>
          </wp:inline>
        </w:drawing>
      </w:r>
    </w:p>
    <w:p w14:paraId="525F5B58" w14:textId="069C939C" w:rsidR="00C83CBF" w:rsidRDefault="00BB11D8" w:rsidP="00D6166A">
      <w:pPr>
        <w:pStyle w:val="Caption"/>
        <w:spacing w:line="360" w:lineRule="auto"/>
        <w:jc w:val="center"/>
        <w:rPr>
          <w:rFonts w:ascii="Times New Roman" w:hAnsi="Times New Roman" w:cs="Times New Roman"/>
          <w:b/>
          <w:bCs/>
          <w:color w:val="auto"/>
        </w:rPr>
      </w:pPr>
      <w:r>
        <w:rPr>
          <w:rFonts w:ascii="Times New Roman" w:hAnsi="Times New Roman" w:cs="Times New Roman"/>
          <w:b/>
          <w:bCs/>
          <w:color w:val="auto"/>
        </w:rPr>
        <w:t>F</w:t>
      </w:r>
      <w:r w:rsidR="00494563" w:rsidRPr="00494563">
        <w:rPr>
          <w:rFonts w:ascii="Times New Roman" w:hAnsi="Times New Roman" w:cs="Times New Roman"/>
          <w:b/>
          <w:bCs/>
          <w:color w:val="auto"/>
        </w:rPr>
        <w:t xml:space="preserve">igure </w:t>
      </w:r>
      <w:r w:rsidR="350EEEED" w:rsidRPr="055299BF">
        <w:rPr>
          <w:rFonts w:ascii="Times New Roman" w:hAnsi="Times New Roman" w:cs="Times New Roman"/>
          <w:b/>
          <w:bCs/>
          <w:color w:val="auto"/>
        </w:rPr>
        <w:t>24</w:t>
      </w:r>
      <w:r w:rsidR="00494563" w:rsidRPr="055299BF">
        <w:rPr>
          <w:rFonts w:ascii="Times New Roman" w:hAnsi="Times New Roman" w:cs="Times New Roman"/>
          <w:b/>
          <w:bCs/>
          <w:color w:val="auto"/>
        </w:rPr>
        <w:t>:</w:t>
      </w:r>
      <w:r w:rsidR="00494563" w:rsidRPr="00494563">
        <w:rPr>
          <w:rFonts w:ascii="Times New Roman" w:hAnsi="Times New Roman" w:cs="Times New Roman"/>
          <w:b/>
          <w:bCs/>
          <w:color w:val="auto"/>
        </w:rPr>
        <w:t xml:space="preserve"> Configured F3 Access Port</w:t>
      </w:r>
    </w:p>
    <w:p w14:paraId="3FCE3A4F" w14:textId="77777777" w:rsidR="00494563" w:rsidRPr="00494563" w:rsidRDefault="00494563" w:rsidP="00D6166A">
      <w:pPr>
        <w:spacing w:line="360" w:lineRule="auto"/>
      </w:pPr>
    </w:p>
    <w:p w14:paraId="486C4CBA" w14:textId="77777777" w:rsidR="00C83CBF" w:rsidRDefault="00C83CBF" w:rsidP="00D6166A">
      <w:pPr>
        <w:spacing w:line="360" w:lineRule="auto"/>
      </w:pPr>
    </w:p>
    <w:p w14:paraId="0C10D155" w14:textId="77777777" w:rsidR="00C83CBF" w:rsidRDefault="00C83CBF" w:rsidP="00D6166A">
      <w:pPr>
        <w:spacing w:line="360" w:lineRule="auto"/>
      </w:pPr>
    </w:p>
    <w:p w14:paraId="0F591CA0" w14:textId="77777777" w:rsidR="00C83CBF" w:rsidRDefault="00C83CBF" w:rsidP="00D6166A">
      <w:pPr>
        <w:spacing w:line="360" w:lineRule="auto"/>
      </w:pPr>
    </w:p>
    <w:p w14:paraId="3D975D13" w14:textId="77777777" w:rsidR="00C83CBF" w:rsidRDefault="00C83CBF" w:rsidP="00D6166A">
      <w:pPr>
        <w:spacing w:line="360" w:lineRule="auto"/>
      </w:pPr>
    </w:p>
    <w:p w14:paraId="40E42F8D" w14:textId="591C87D0" w:rsidR="00C83CBF" w:rsidRDefault="00494563" w:rsidP="00D6166A">
      <w:pPr>
        <w:spacing w:line="360" w:lineRule="auto"/>
        <w:jc w:val="center"/>
      </w:pPr>
      <w:r>
        <w:rPr>
          <w:noProof/>
        </w:rPr>
        <w:drawing>
          <wp:inline distT="0" distB="0" distL="0" distR="0" wp14:anchorId="79C19D44" wp14:editId="5AAE5EF9">
            <wp:extent cx="5098415" cy="4985529"/>
            <wp:effectExtent l="0" t="0" r="6985" b="5715"/>
            <wp:docPr id="1693154701" name="Picture 169315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2751" cy="4989769"/>
                    </a:xfrm>
                    <a:prstGeom prst="rect">
                      <a:avLst/>
                    </a:prstGeom>
                    <a:noFill/>
                    <a:ln>
                      <a:noFill/>
                    </a:ln>
                  </pic:spPr>
                </pic:pic>
              </a:graphicData>
            </a:graphic>
          </wp:inline>
        </w:drawing>
      </w:r>
    </w:p>
    <w:p w14:paraId="0167C7EE" w14:textId="1F6A33FB" w:rsidR="00494563" w:rsidRPr="00494563" w:rsidRDefault="00BB11D8" w:rsidP="00D6166A">
      <w:pPr>
        <w:pStyle w:val="Caption"/>
        <w:spacing w:line="360" w:lineRule="auto"/>
        <w:jc w:val="center"/>
        <w:rPr>
          <w:rFonts w:ascii="Times New Roman" w:hAnsi="Times New Roman" w:cs="Times New Roman"/>
          <w:b/>
          <w:bCs/>
          <w:color w:val="auto"/>
        </w:rPr>
      </w:pPr>
      <w:r>
        <w:rPr>
          <w:rFonts w:ascii="Times New Roman" w:hAnsi="Times New Roman" w:cs="Times New Roman"/>
          <w:b/>
          <w:bCs/>
          <w:color w:val="auto"/>
        </w:rPr>
        <w:t>F</w:t>
      </w:r>
      <w:r w:rsidR="00494563" w:rsidRPr="00494563">
        <w:rPr>
          <w:rFonts w:ascii="Times New Roman" w:hAnsi="Times New Roman" w:cs="Times New Roman"/>
          <w:b/>
          <w:bCs/>
          <w:color w:val="auto"/>
        </w:rPr>
        <w:t xml:space="preserve">igure </w:t>
      </w:r>
      <w:r w:rsidR="19E628E2" w:rsidRPr="055299BF">
        <w:rPr>
          <w:rFonts w:ascii="Times New Roman" w:hAnsi="Times New Roman" w:cs="Times New Roman"/>
          <w:b/>
          <w:bCs/>
          <w:color w:val="auto"/>
        </w:rPr>
        <w:t>25</w:t>
      </w:r>
      <w:r w:rsidR="00494563" w:rsidRPr="055299BF">
        <w:rPr>
          <w:rFonts w:ascii="Times New Roman" w:hAnsi="Times New Roman" w:cs="Times New Roman"/>
          <w:b/>
          <w:bCs/>
          <w:color w:val="auto"/>
        </w:rPr>
        <w:t>:</w:t>
      </w:r>
      <w:r w:rsidR="00494563" w:rsidRPr="00494563">
        <w:rPr>
          <w:rFonts w:ascii="Times New Roman" w:hAnsi="Times New Roman" w:cs="Times New Roman"/>
          <w:b/>
          <w:bCs/>
          <w:color w:val="auto"/>
        </w:rPr>
        <w:t xml:space="preserve"> WLAN Configuration of IT group</w:t>
      </w:r>
    </w:p>
    <w:p w14:paraId="7D5A03E9" w14:textId="77777777" w:rsidR="00C83CBF" w:rsidRDefault="00C83CBF" w:rsidP="00D6166A">
      <w:pPr>
        <w:spacing w:line="360" w:lineRule="auto"/>
      </w:pPr>
    </w:p>
    <w:p w14:paraId="356E30FE" w14:textId="245ECF4B" w:rsidR="00C83CBF" w:rsidRDefault="00494563" w:rsidP="00D6166A">
      <w:pPr>
        <w:spacing w:line="360" w:lineRule="auto"/>
      </w:pPr>
      <w:r>
        <w:rPr>
          <w:noProof/>
        </w:rPr>
        <w:drawing>
          <wp:inline distT="0" distB="0" distL="0" distR="0" wp14:anchorId="53128907" wp14:editId="35FF7601">
            <wp:extent cx="5943600" cy="5874385"/>
            <wp:effectExtent l="0" t="0" r="0" b="0"/>
            <wp:docPr id="1403269450" name="Picture 140326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874385"/>
                    </a:xfrm>
                    <a:prstGeom prst="rect">
                      <a:avLst/>
                    </a:prstGeom>
                    <a:noFill/>
                    <a:ln>
                      <a:noFill/>
                    </a:ln>
                  </pic:spPr>
                </pic:pic>
              </a:graphicData>
            </a:graphic>
          </wp:inline>
        </w:drawing>
      </w:r>
    </w:p>
    <w:p w14:paraId="285F8640" w14:textId="5A298949" w:rsidR="00C83CBF" w:rsidRPr="00494563" w:rsidRDefault="00494563" w:rsidP="002577AB">
      <w:pPr>
        <w:pStyle w:val="Caption"/>
        <w:jc w:val="center"/>
        <w:rPr>
          <w:rFonts w:ascii="Times New Roman" w:hAnsi="Times New Roman" w:cs="Times New Roman"/>
          <w:b/>
          <w:bCs/>
          <w:color w:val="auto"/>
          <w:sz w:val="20"/>
          <w:szCs w:val="20"/>
        </w:rPr>
      </w:pPr>
      <w:r w:rsidRPr="002577AB">
        <w:rPr>
          <w:rFonts w:ascii="Times New Roman" w:hAnsi="Times New Roman" w:cs="Times New Roman"/>
          <w:b/>
          <w:bCs/>
          <w:color w:val="auto"/>
        </w:rPr>
        <w:t xml:space="preserve">Figure </w:t>
      </w:r>
      <w:r w:rsidR="005C4E2E" w:rsidRPr="5692027E">
        <w:rPr>
          <w:rFonts w:ascii="Times New Roman" w:hAnsi="Times New Roman" w:cs="Times New Roman"/>
          <w:b/>
          <w:bCs/>
          <w:color w:val="auto"/>
          <w:sz w:val="20"/>
          <w:szCs w:val="20"/>
        </w:rPr>
        <w:t>2</w:t>
      </w:r>
      <w:r w:rsidR="78C8C363" w:rsidRPr="5692027E">
        <w:rPr>
          <w:rFonts w:ascii="Times New Roman" w:hAnsi="Times New Roman" w:cs="Times New Roman"/>
          <w:b/>
          <w:bCs/>
          <w:color w:val="auto"/>
          <w:sz w:val="20"/>
          <w:szCs w:val="20"/>
        </w:rPr>
        <w:t>6</w:t>
      </w:r>
      <w:r w:rsidRPr="055299BF">
        <w:rPr>
          <w:rFonts w:ascii="Times New Roman" w:hAnsi="Times New Roman" w:cs="Times New Roman"/>
          <w:b/>
          <w:bCs/>
          <w:color w:val="auto"/>
          <w:sz w:val="20"/>
          <w:szCs w:val="20"/>
        </w:rPr>
        <w:t>:</w:t>
      </w:r>
      <w:r w:rsidRPr="002577AB">
        <w:rPr>
          <w:rFonts w:ascii="Times New Roman" w:hAnsi="Times New Roman" w:cs="Times New Roman"/>
          <w:b/>
          <w:bCs/>
          <w:color w:val="auto"/>
        </w:rPr>
        <w:t xml:space="preserve"> Configured IT Access Port</w:t>
      </w:r>
    </w:p>
    <w:p w14:paraId="730C6146" w14:textId="77777777" w:rsidR="00C83CBF" w:rsidRDefault="00C83CBF" w:rsidP="00D6166A">
      <w:pPr>
        <w:spacing w:line="360" w:lineRule="auto"/>
      </w:pPr>
    </w:p>
    <w:p w14:paraId="7D80DFCB" w14:textId="77777777" w:rsidR="00494563" w:rsidRDefault="00494563" w:rsidP="00D6166A">
      <w:pPr>
        <w:spacing w:line="360" w:lineRule="auto"/>
      </w:pPr>
    </w:p>
    <w:p w14:paraId="7C9127AD" w14:textId="77777777" w:rsidR="00494563" w:rsidRDefault="00494563" w:rsidP="00D6166A">
      <w:pPr>
        <w:spacing w:line="360" w:lineRule="auto"/>
      </w:pPr>
    </w:p>
    <w:p w14:paraId="4DB3B89C" w14:textId="77777777" w:rsidR="00494563" w:rsidRDefault="00494563" w:rsidP="00D6166A">
      <w:pPr>
        <w:spacing w:line="360" w:lineRule="auto"/>
      </w:pPr>
    </w:p>
    <w:p w14:paraId="449F610C" w14:textId="77777777" w:rsidR="00C83CBF" w:rsidRDefault="00C83CBF" w:rsidP="00D6166A">
      <w:pPr>
        <w:spacing w:line="360" w:lineRule="auto"/>
      </w:pPr>
    </w:p>
    <w:p w14:paraId="066C1179" w14:textId="77777777" w:rsidR="00C83CBF" w:rsidRPr="00C83CBF" w:rsidRDefault="00C83CBF" w:rsidP="00D6166A">
      <w:pPr>
        <w:spacing w:line="360" w:lineRule="auto"/>
      </w:pPr>
    </w:p>
    <w:p w14:paraId="36F9537F" w14:textId="75DE5835" w:rsidR="00D0382C" w:rsidRDefault="00D0382C" w:rsidP="00D616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w:t>
      </w:r>
      <w:r w:rsidRPr="00D0382C">
        <w:rPr>
          <w:rFonts w:ascii="Times New Roman" w:hAnsi="Times New Roman" w:cs="Times New Roman"/>
          <w:sz w:val="24"/>
          <w:szCs w:val="24"/>
        </w:rPr>
        <w:t>WLAN profiles are essential elements that specify the settings of a specific wireless network. Each profile relates to a separate WLAN ID and SSID, enabling network administrators to distinguish and manage numerous wireless networks at the same time. The "Type" column specifies the WLAN's purpose or use, whereas the "Status" field shows whether the WLAN is presently active or deactivated.</w:t>
      </w:r>
    </w:p>
    <w:p w14:paraId="186EC89D" w14:textId="77777777" w:rsidR="00D6166A" w:rsidRPr="00D0382C" w:rsidRDefault="00D6166A" w:rsidP="00D6166A">
      <w:pPr>
        <w:spacing w:line="360" w:lineRule="auto"/>
        <w:jc w:val="both"/>
        <w:rPr>
          <w:rFonts w:ascii="Times New Roman" w:hAnsi="Times New Roman" w:cs="Times New Roman"/>
          <w:sz w:val="24"/>
          <w:szCs w:val="24"/>
        </w:rPr>
      </w:pPr>
    </w:p>
    <w:p w14:paraId="451961BF" w14:textId="47F6C69D" w:rsidR="0091255D" w:rsidRPr="00E307EB" w:rsidRDefault="00577A98" w:rsidP="00D6166A">
      <w:pPr>
        <w:spacing w:line="360" w:lineRule="auto"/>
        <w:jc w:val="center"/>
      </w:pPr>
      <w:r>
        <w:rPr>
          <w:noProof/>
        </w:rPr>
        <w:drawing>
          <wp:inline distT="0" distB="0" distL="0" distR="0" wp14:anchorId="64BDEB90" wp14:editId="64EDC663">
            <wp:extent cx="5935980" cy="4678680"/>
            <wp:effectExtent l="0" t="0" r="7620" b="7620"/>
            <wp:docPr id="569734523" name="Picture 56973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4678680"/>
                    </a:xfrm>
                    <a:prstGeom prst="rect">
                      <a:avLst/>
                    </a:prstGeom>
                    <a:noFill/>
                    <a:ln>
                      <a:noFill/>
                    </a:ln>
                  </pic:spPr>
                </pic:pic>
              </a:graphicData>
            </a:graphic>
          </wp:inline>
        </w:drawing>
      </w:r>
    </w:p>
    <w:p w14:paraId="001384D0" w14:textId="6738BC0C" w:rsidR="0091255D" w:rsidRDefault="003515C7" w:rsidP="00D6166A">
      <w:pPr>
        <w:pStyle w:val="Caption"/>
        <w:spacing w:line="360" w:lineRule="auto"/>
        <w:jc w:val="center"/>
        <w:rPr>
          <w:rFonts w:ascii="Times New Roman" w:hAnsi="Times New Roman" w:cs="Times New Roman"/>
          <w:b/>
          <w:bCs/>
          <w:color w:val="auto"/>
          <w:sz w:val="20"/>
          <w:szCs w:val="20"/>
        </w:rPr>
      </w:pPr>
      <w:bookmarkStart w:id="47" w:name="_Toc153749187"/>
      <w:r w:rsidRPr="003515C7">
        <w:rPr>
          <w:rFonts w:ascii="Times New Roman" w:hAnsi="Times New Roman" w:cs="Times New Roman"/>
          <w:b/>
          <w:bCs/>
          <w:color w:val="auto"/>
          <w:sz w:val="20"/>
          <w:szCs w:val="20"/>
        </w:rPr>
        <w:t xml:space="preserve">Figure </w:t>
      </w:r>
      <w:r w:rsidR="0AABEEDE" w:rsidRPr="5692027E">
        <w:rPr>
          <w:rFonts w:ascii="Times New Roman" w:hAnsi="Times New Roman" w:cs="Times New Roman"/>
          <w:b/>
          <w:bCs/>
          <w:color w:val="auto"/>
          <w:sz w:val="20"/>
          <w:szCs w:val="20"/>
        </w:rPr>
        <w:t>27</w:t>
      </w:r>
      <w:r w:rsidRPr="5692027E">
        <w:rPr>
          <w:rFonts w:ascii="Times New Roman" w:hAnsi="Times New Roman" w:cs="Times New Roman"/>
          <w:b/>
          <w:bCs/>
          <w:color w:val="auto"/>
          <w:sz w:val="20"/>
          <w:szCs w:val="20"/>
        </w:rPr>
        <w:t>:</w:t>
      </w:r>
      <w:ins w:id="48" w:author="Author">
        <w:r w:rsidR="00583B2E">
          <w:rPr>
            <w:rFonts w:ascii="Times New Roman" w:hAnsi="Times New Roman" w:cs="Times New Roman"/>
            <w:b/>
            <w:bCs/>
            <w:color w:val="auto"/>
            <w:sz w:val="20"/>
            <w:szCs w:val="20"/>
          </w:rPr>
          <w:t>26</w:t>
        </w:r>
        <w:r w:rsidRPr="003515C7">
          <w:rPr>
            <w:rFonts w:ascii="Times New Roman" w:hAnsi="Times New Roman" w:cs="Times New Roman"/>
            <w:b/>
            <w:bCs/>
            <w:color w:val="auto"/>
            <w:sz w:val="20"/>
            <w:szCs w:val="20"/>
          </w:rPr>
          <w:t xml:space="preserve"> </w:t>
        </w:r>
        <w:r w:rsidRPr="003515C7">
          <w:rPr>
            <w:rFonts w:ascii="Times New Roman" w:hAnsi="Times New Roman" w:cs="Times New Roman"/>
            <w:b/>
            <w:bCs/>
            <w:color w:val="auto"/>
            <w:sz w:val="20"/>
            <w:szCs w:val="20"/>
          </w:rPr>
          <w:fldChar w:fldCharType="begin"/>
        </w:r>
      </w:ins>
      <w:r w:rsidRPr="003515C7">
        <w:rPr>
          <w:rFonts w:ascii="Times New Roman" w:hAnsi="Times New Roman" w:cs="Times New Roman"/>
          <w:b/>
          <w:bCs/>
          <w:color w:val="auto"/>
          <w:sz w:val="20"/>
          <w:szCs w:val="20"/>
        </w:rPr>
        <w:instrText xml:space="preserve"> SEQ Figure \* ARABIC </w:instrText>
      </w:r>
      <w:ins w:id="49" w:author="Author">
        <w:r w:rsidRPr="003515C7">
          <w:rPr>
            <w:rFonts w:ascii="Times New Roman" w:hAnsi="Times New Roman" w:cs="Times New Roman"/>
            <w:b/>
            <w:bCs/>
            <w:color w:val="auto"/>
            <w:sz w:val="20"/>
            <w:szCs w:val="20"/>
          </w:rPr>
          <w:fldChar w:fldCharType="separate"/>
        </w:r>
        <w:r w:rsidRPr="003515C7">
          <w:rPr>
            <w:rFonts w:ascii="Times New Roman" w:hAnsi="Times New Roman" w:cs="Times New Roman"/>
            <w:b/>
            <w:bCs/>
            <w:color w:val="auto"/>
            <w:sz w:val="20"/>
            <w:szCs w:val="20"/>
          </w:rPr>
          <w:fldChar w:fldCharType="end"/>
        </w:r>
        <w:r w:rsidRPr="003515C7">
          <w:rPr>
            <w:rFonts w:ascii="Times New Roman" w:hAnsi="Times New Roman" w:cs="Times New Roman"/>
            <w:b/>
            <w:bCs/>
            <w:color w:val="auto"/>
            <w:sz w:val="20"/>
            <w:szCs w:val="20"/>
          </w:rPr>
          <w:t>:</w:t>
        </w:r>
      </w:ins>
      <w:r w:rsidRPr="003515C7">
        <w:rPr>
          <w:rFonts w:ascii="Times New Roman" w:hAnsi="Times New Roman" w:cs="Times New Roman"/>
          <w:b/>
          <w:bCs/>
          <w:color w:val="auto"/>
          <w:sz w:val="20"/>
          <w:szCs w:val="20"/>
        </w:rPr>
        <w:t xml:space="preserve"> Configured WLAN IDs</w:t>
      </w:r>
      <w:bookmarkEnd w:id="47"/>
    </w:p>
    <w:p w14:paraId="412D2E1D" w14:textId="77777777" w:rsidR="000A7952" w:rsidRDefault="000A7952" w:rsidP="00D6166A">
      <w:pPr>
        <w:spacing w:line="360" w:lineRule="auto"/>
      </w:pPr>
    </w:p>
    <w:p w14:paraId="5A094EBC" w14:textId="77777777" w:rsidR="009E1CFD" w:rsidRDefault="009E1CFD" w:rsidP="00D6166A">
      <w:pPr>
        <w:spacing w:line="360" w:lineRule="auto"/>
      </w:pPr>
    </w:p>
    <w:p w14:paraId="024AABF8" w14:textId="7CA29F52" w:rsidR="00C21AEC" w:rsidRPr="00F072D2" w:rsidRDefault="004126FE" w:rsidP="00F072D2">
      <w:pPr>
        <w:pStyle w:val="Heading1"/>
        <w:spacing w:line="360" w:lineRule="auto"/>
        <w:rPr>
          <w:rFonts w:ascii="Times New Roman" w:hAnsi="Times New Roman" w:cs="Times New Roman"/>
          <w:b/>
          <w:bCs/>
          <w:color w:val="auto"/>
          <w:sz w:val="28"/>
          <w:szCs w:val="28"/>
        </w:rPr>
      </w:pPr>
      <w:bookmarkStart w:id="50" w:name="_Toc153748315"/>
      <w:r>
        <w:rPr>
          <w:rFonts w:ascii="Times New Roman" w:hAnsi="Times New Roman" w:cs="Times New Roman"/>
          <w:b/>
          <w:bCs/>
          <w:color w:val="auto"/>
          <w:sz w:val="28"/>
          <w:szCs w:val="28"/>
        </w:rPr>
        <w:t>6</w:t>
      </w:r>
      <w:r w:rsidRPr="00144EDB">
        <w:rPr>
          <w:rFonts w:ascii="Times New Roman" w:hAnsi="Times New Roman" w:cs="Times New Roman"/>
          <w:b/>
          <w:bCs/>
          <w:color w:val="auto"/>
          <w:sz w:val="28"/>
          <w:szCs w:val="28"/>
        </w:rPr>
        <w:t xml:space="preserve">. </w:t>
      </w:r>
      <w:r w:rsidRPr="004126FE">
        <w:rPr>
          <w:rFonts w:ascii="Times New Roman" w:hAnsi="Times New Roman" w:cs="Times New Roman"/>
          <w:b/>
          <w:bCs/>
          <w:color w:val="auto"/>
          <w:sz w:val="28"/>
          <w:szCs w:val="28"/>
        </w:rPr>
        <w:t xml:space="preserve">EtherChannel </w:t>
      </w:r>
      <w:r>
        <w:rPr>
          <w:rFonts w:ascii="Times New Roman" w:hAnsi="Times New Roman" w:cs="Times New Roman"/>
          <w:b/>
          <w:bCs/>
          <w:color w:val="auto"/>
          <w:sz w:val="28"/>
          <w:szCs w:val="28"/>
        </w:rPr>
        <w:t>I</w:t>
      </w:r>
      <w:r w:rsidRPr="004126FE">
        <w:rPr>
          <w:rFonts w:ascii="Times New Roman" w:hAnsi="Times New Roman" w:cs="Times New Roman"/>
          <w:b/>
          <w:bCs/>
          <w:color w:val="auto"/>
          <w:sz w:val="28"/>
          <w:szCs w:val="28"/>
        </w:rPr>
        <w:t>mplementation</w:t>
      </w:r>
      <w:bookmarkEnd w:id="50"/>
    </w:p>
    <w:p w14:paraId="687B5FED" w14:textId="6E08F78D" w:rsidR="004126FE" w:rsidRDefault="004126FE" w:rsidP="00D6166A">
      <w:pPr>
        <w:spacing w:line="360" w:lineRule="auto"/>
        <w:ind w:firstLine="720"/>
        <w:jc w:val="both"/>
        <w:rPr>
          <w:rFonts w:ascii="Times New Roman" w:hAnsi="Times New Roman" w:cs="Times New Roman"/>
          <w:sz w:val="24"/>
          <w:szCs w:val="24"/>
        </w:rPr>
      </w:pPr>
      <w:r w:rsidRPr="004126FE">
        <w:rPr>
          <w:rFonts w:ascii="Times New Roman" w:hAnsi="Times New Roman" w:cs="Times New Roman"/>
          <w:sz w:val="24"/>
          <w:szCs w:val="24"/>
        </w:rPr>
        <w:t>EtherChannel, an established networking technology, provides a strong solution for improving network performance and reliability. EtherChannel, also known as link aggregation or port-channel, enables the combining of many physical Ethernet lines into a single logical link. This aggregation offers several benefits, including higher bandwidth, load balancing, and fault tolerance</w:t>
      </w:r>
      <w:r w:rsidR="00B32B00">
        <w:rPr>
          <w:rFonts w:ascii="Times New Roman" w:hAnsi="Times New Roman" w:cs="Times New Roman"/>
          <w:sz w:val="24"/>
          <w:szCs w:val="24"/>
        </w:rPr>
        <w:t xml:space="preserve"> </w:t>
      </w:r>
      <w:r w:rsidR="00B32B00" w:rsidRPr="00B32B00">
        <w:rPr>
          <w:rFonts w:ascii="Times New Roman" w:hAnsi="Times New Roman" w:cs="Times New Roman"/>
          <w:sz w:val="24"/>
          <w:szCs w:val="24"/>
        </w:rPr>
        <w:t>(Prakash, 2013)</w:t>
      </w:r>
      <w:r w:rsidRPr="004126FE">
        <w:rPr>
          <w:rFonts w:ascii="Times New Roman" w:hAnsi="Times New Roman" w:cs="Times New Roman"/>
          <w:sz w:val="24"/>
          <w:szCs w:val="24"/>
        </w:rPr>
        <w:t>. EtherChannel maximises data transport, enhances network efficiency, and assures a more robust network architecture by considering the bundled connections as a single, high-bandwidth connection</w:t>
      </w:r>
      <w:r w:rsidR="00B32B00">
        <w:rPr>
          <w:rFonts w:ascii="Times New Roman" w:hAnsi="Times New Roman" w:cs="Times New Roman"/>
          <w:sz w:val="24"/>
          <w:szCs w:val="24"/>
        </w:rPr>
        <w:t xml:space="preserve"> </w:t>
      </w:r>
      <w:r w:rsidR="00B32B00" w:rsidRPr="00B32B00">
        <w:rPr>
          <w:rFonts w:ascii="Times New Roman" w:hAnsi="Times New Roman" w:cs="Times New Roman"/>
          <w:sz w:val="24"/>
          <w:szCs w:val="24"/>
        </w:rPr>
        <w:t>(Qassim, 2009)</w:t>
      </w:r>
      <w:r w:rsidRPr="004126FE">
        <w:rPr>
          <w:rFonts w:ascii="Times New Roman" w:hAnsi="Times New Roman" w:cs="Times New Roman"/>
          <w:sz w:val="24"/>
          <w:szCs w:val="24"/>
        </w:rPr>
        <w:t>.</w:t>
      </w:r>
      <w:r>
        <w:rPr>
          <w:rFonts w:ascii="Times New Roman" w:hAnsi="Times New Roman" w:cs="Times New Roman"/>
          <w:sz w:val="24"/>
          <w:szCs w:val="24"/>
        </w:rPr>
        <w:t xml:space="preserve">  </w:t>
      </w:r>
    </w:p>
    <w:p w14:paraId="0048DE50" w14:textId="5E4EB644" w:rsidR="00915FB5" w:rsidRDefault="004126FE" w:rsidP="00915FB5">
      <w:pPr>
        <w:spacing w:line="360" w:lineRule="auto"/>
        <w:ind w:firstLine="720"/>
        <w:jc w:val="both"/>
        <w:rPr>
          <w:rFonts w:ascii="Times New Roman" w:hAnsi="Times New Roman" w:cs="Times New Roman"/>
          <w:sz w:val="24"/>
          <w:szCs w:val="24"/>
        </w:rPr>
      </w:pPr>
      <w:r w:rsidRPr="004126FE">
        <w:rPr>
          <w:rFonts w:ascii="Times New Roman" w:hAnsi="Times New Roman" w:cs="Times New Roman"/>
          <w:sz w:val="24"/>
          <w:szCs w:val="24"/>
        </w:rPr>
        <w:t>The implementation of EtherChannel is particularly important in the context of Microtech Sdn. Bhd.'s network upgrade, helping with data transmission optimisation and providing an efficient network architecture. The following discussion will give thorough insights into EtherChannel setup for a smooth integration into the current network environment.</w:t>
      </w:r>
    </w:p>
    <w:p w14:paraId="2AF7ED1F" w14:textId="32D3C29E" w:rsidR="00915FB5" w:rsidRDefault="00915FB5" w:rsidP="00915FB5">
      <w:pPr>
        <w:spacing w:line="360" w:lineRule="auto"/>
        <w:ind w:firstLine="720"/>
        <w:jc w:val="center"/>
        <w:rPr>
          <w:rFonts w:ascii="Times New Roman" w:hAnsi="Times New Roman" w:cs="Times New Roman"/>
          <w:sz w:val="24"/>
          <w:szCs w:val="24"/>
        </w:rPr>
      </w:pPr>
      <w:r>
        <w:rPr>
          <w:noProof/>
        </w:rPr>
        <w:drawing>
          <wp:inline distT="0" distB="0" distL="0" distR="0" wp14:anchorId="58CBBE34" wp14:editId="58CF2BD9">
            <wp:extent cx="3593870" cy="3650696"/>
            <wp:effectExtent l="0" t="0" r="8255" b="0"/>
            <wp:docPr id="1410714472" name="Picture 141071447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714472"/>
                    <pic:cNvPicPr/>
                  </pic:nvPicPr>
                  <pic:blipFill>
                    <a:blip r:embed="rId37">
                      <a:extLst>
                        <a:ext uri="{28A0092B-C50C-407E-A947-70E740481C1C}">
                          <a14:useLocalDpi xmlns:a14="http://schemas.microsoft.com/office/drawing/2010/main" val="0"/>
                        </a:ext>
                      </a:extLst>
                    </a:blip>
                    <a:stretch>
                      <a:fillRect/>
                    </a:stretch>
                  </pic:blipFill>
                  <pic:spPr>
                    <a:xfrm>
                      <a:off x="0" y="0"/>
                      <a:ext cx="3593870" cy="3650696"/>
                    </a:xfrm>
                    <a:prstGeom prst="rect">
                      <a:avLst/>
                    </a:prstGeom>
                  </pic:spPr>
                </pic:pic>
              </a:graphicData>
            </a:graphic>
          </wp:inline>
        </w:drawing>
      </w:r>
    </w:p>
    <w:p w14:paraId="5C8E1CCB" w14:textId="4D2E8AB5" w:rsidR="00F02964" w:rsidRPr="002A53FB" w:rsidRDefault="002A53FB" w:rsidP="002A53FB">
      <w:pPr>
        <w:pStyle w:val="Caption"/>
        <w:jc w:val="center"/>
        <w:rPr>
          <w:rFonts w:ascii="Times New Roman" w:hAnsi="Times New Roman" w:cs="Times New Roman"/>
          <w:b/>
          <w:bCs/>
          <w:color w:val="auto"/>
          <w:sz w:val="28"/>
          <w:szCs w:val="28"/>
        </w:rPr>
      </w:pPr>
      <w:r w:rsidRPr="002A53FB">
        <w:rPr>
          <w:rFonts w:ascii="Times New Roman" w:hAnsi="Times New Roman" w:cs="Times New Roman"/>
          <w:b/>
          <w:bCs/>
          <w:color w:val="auto"/>
          <w:sz w:val="20"/>
          <w:szCs w:val="20"/>
        </w:rPr>
        <w:t xml:space="preserve">Figure </w:t>
      </w:r>
      <w:r w:rsidR="545B7234" w:rsidRPr="5692027E">
        <w:rPr>
          <w:rFonts w:ascii="Times New Roman" w:hAnsi="Times New Roman" w:cs="Times New Roman"/>
          <w:b/>
          <w:bCs/>
          <w:color w:val="auto"/>
          <w:sz w:val="20"/>
          <w:szCs w:val="20"/>
        </w:rPr>
        <w:t>28</w:t>
      </w:r>
      <w:r w:rsidRPr="5692027E">
        <w:rPr>
          <w:rFonts w:ascii="Times New Roman" w:hAnsi="Times New Roman" w:cs="Times New Roman"/>
          <w:b/>
          <w:bCs/>
          <w:color w:val="auto"/>
          <w:sz w:val="20"/>
          <w:szCs w:val="20"/>
        </w:rPr>
        <w:t>:</w:t>
      </w:r>
      <w:r w:rsidRPr="002A53FB">
        <w:rPr>
          <w:rFonts w:ascii="Times New Roman" w:hAnsi="Times New Roman" w:cs="Times New Roman"/>
          <w:b/>
          <w:bCs/>
          <w:color w:val="auto"/>
          <w:sz w:val="20"/>
          <w:szCs w:val="20"/>
        </w:rPr>
        <w:t xml:space="preserve"> Implemented EtherChannel</w:t>
      </w:r>
    </w:p>
    <w:p w14:paraId="33DE6FDC" w14:textId="4462AD19" w:rsidR="00C619BB" w:rsidRPr="0033406F" w:rsidRDefault="00EC3AD6" w:rsidP="0033406F">
      <w:pPr>
        <w:pStyle w:val="Heading2"/>
        <w:spacing w:line="360" w:lineRule="auto"/>
        <w:rPr>
          <w:rFonts w:ascii="Times New Roman" w:hAnsi="Times New Roman" w:cs="Times New Roman"/>
          <w:b/>
          <w:bCs/>
          <w:color w:val="auto"/>
          <w:lang w:val="en-US"/>
        </w:rPr>
      </w:pPr>
      <w:bookmarkStart w:id="51" w:name="_Toc153748316"/>
      <w:r>
        <w:rPr>
          <w:rFonts w:ascii="Times New Roman" w:hAnsi="Times New Roman" w:cs="Times New Roman"/>
          <w:b/>
          <w:bCs/>
          <w:color w:val="auto"/>
        </w:rPr>
        <w:t>6</w:t>
      </w:r>
      <w:r w:rsidRPr="00144EDB">
        <w:rPr>
          <w:rFonts w:ascii="Times New Roman" w:hAnsi="Times New Roman" w:cs="Times New Roman"/>
          <w:b/>
          <w:bCs/>
          <w:color w:val="auto"/>
        </w:rPr>
        <w:t xml:space="preserve">.1 </w:t>
      </w:r>
      <w:r>
        <w:rPr>
          <w:rFonts w:ascii="Times New Roman" w:hAnsi="Times New Roman" w:cs="Times New Roman"/>
          <w:b/>
          <w:bCs/>
          <w:color w:val="auto"/>
          <w:lang w:val="en-US"/>
        </w:rPr>
        <w:t>EtherChannel</w:t>
      </w:r>
      <w:r w:rsidRPr="004C6E72">
        <w:rPr>
          <w:rFonts w:ascii="Times New Roman" w:hAnsi="Times New Roman" w:cs="Times New Roman"/>
          <w:b/>
          <w:bCs/>
          <w:color w:val="auto"/>
          <w:lang w:val="en-US"/>
        </w:rPr>
        <w:t xml:space="preserve"> Configuration</w:t>
      </w:r>
      <w:bookmarkEnd w:id="51"/>
      <w:r w:rsidR="0033406F">
        <w:rPr>
          <w:lang w:val="en-US"/>
        </w:rPr>
        <w:tab/>
      </w:r>
    </w:p>
    <w:p w14:paraId="2582EF10" w14:textId="487A403F" w:rsidR="00D83489" w:rsidRDefault="00D83489" w:rsidP="0033406F">
      <w:pPr>
        <w:spacing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2FE84796" wp14:editId="60C3378C">
            <wp:simplePos x="0" y="0"/>
            <wp:positionH relativeFrom="margin">
              <wp:align>left</wp:align>
            </wp:positionH>
            <wp:positionV relativeFrom="paragraph">
              <wp:posOffset>1681480</wp:posOffset>
            </wp:positionV>
            <wp:extent cx="6009005" cy="3200400"/>
            <wp:effectExtent l="0" t="0" r="0" b="0"/>
            <wp:wrapTight wrapText="bothSides">
              <wp:wrapPolygon edited="0">
                <wp:start x="0" y="0"/>
                <wp:lineTo x="0" y="21471"/>
                <wp:lineTo x="21502" y="21471"/>
                <wp:lineTo x="21502" y="0"/>
                <wp:lineTo x="0" y="0"/>
              </wp:wrapPolygon>
            </wp:wrapTight>
            <wp:docPr id="1102144760" name="Picture 110214476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4760" name="Picture 1"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900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06F" w:rsidRPr="0033406F">
        <w:rPr>
          <w:rFonts w:ascii="Times New Roman" w:hAnsi="Times New Roman" w:cs="Times New Roman"/>
          <w:sz w:val="24"/>
          <w:szCs w:val="24"/>
          <w:lang w:val="en-US"/>
        </w:rPr>
        <w:t xml:space="preserve">The EtherChannel configuration was successfully configured to the HR_SW and HQ_SW switches. The HR_SW configuration (see </w:t>
      </w:r>
      <w:r w:rsidR="001D1507">
        <w:rPr>
          <w:rFonts w:ascii="Times New Roman" w:hAnsi="Times New Roman" w:cs="Times New Roman"/>
          <w:sz w:val="24"/>
          <w:szCs w:val="24"/>
          <w:lang w:val="en-US"/>
        </w:rPr>
        <w:t>f</w:t>
      </w:r>
      <w:r w:rsidR="0033406F" w:rsidRPr="0033406F">
        <w:rPr>
          <w:rFonts w:ascii="Times New Roman" w:hAnsi="Times New Roman" w:cs="Times New Roman"/>
          <w:sz w:val="24"/>
          <w:szCs w:val="24"/>
          <w:lang w:val="en-US"/>
        </w:rPr>
        <w:t>igure 1</w:t>
      </w:r>
      <w:r w:rsidR="001D1507">
        <w:rPr>
          <w:rFonts w:ascii="Times New Roman" w:hAnsi="Times New Roman" w:cs="Times New Roman"/>
          <w:sz w:val="24"/>
          <w:szCs w:val="24"/>
          <w:lang w:val="en-US"/>
        </w:rPr>
        <w:t>3</w:t>
      </w:r>
      <w:r w:rsidR="0033406F" w:rsidRPr="0033406F">
        <w:rPr>
          <w:rFonts w:ascii="Times New Roman" w:hAnsi="Times New Roman" w:cs="Times New Roman"/>
          <w:sz w:val="24"/>
          <w:szCs w:val="24"/>
          <w:lang w:val="en-US"/>
        </w:rPr>
        <w:t>) has two channel-groups, denoted as Group 1 and Group 5, each of which use the LACP (Link Aggregation Control Protocol) protocol. Ports Fa0/1, Fa0/2, Fa0/3, and Fa0/4 are members of Group 1, which contributes to Port-channel 1, while ports Fa0/5 contribute to Port-channel 5. This design ensures great load balancing and redundancy by aggregating numerous physical ports into logical port-channels.</w:t>
      </w:r>
      <w:r w:rsidRPr="00D83489">
        <w:rPr>
          <w:rFonts w:ascii="Times New Roman" w:hAnsi="Times New Roman" w:cs="Times New Roman"/>
          <w:noProof/>
          <w:sz w:val="24"/>
          <w:szCs w:val="24"/>
          <w:lang w:val="en-US"/>
        </w:rPr>
        <w:t xml:space="preserve"> </w:t>
      </w:r>
    </w:p>
    <w:p w14:paraId="4C073933" w14:textId="77777777" w:rsidR="00D83489" w:rsidRDefault="00D83489" w:rsidP="00D83489">
      <w:pPr>
        <w:pStyle w:val="Caption"/>
        <w:spacing w:line="360" w:lineRule="auto"/>
        <w:rPr>
          <w:rFonts w:ascii="Times New Roman" w:hAnsi="Times New Roman" w:cs="Times New Roman"/>
          <w:b/>
          <w:bCs/>
          <w:color w:val="auto"/>
          <w:sz w:val="20"/>
          <w:szCs w:val="20"/>
        </w:rPr>
      </w:pPr>
    </w:p>
    <w:p w14:paraId="11374FA3" w14:textId="2254FA4E" w:rsidR="00D83489" w:rsidRPr="001C447B" w:rsidRDefault="00D83489" w:rsidP="001C447B">
      <w:pPr>
        <w:pStyle w:val="Caption"/>
        <w:spacing w:line="360" w:lineRule="auto"/>
        <w:jc w:val="center"/>
        <w:rPr>
          <w:rFonts w:ascii="Times New Roman" w:hAnsi="Times New Roman" w:cs="Times New Roman"/>
          <w:b/>
          <w:bCs/>
          <w:color w:val="auto"/>
          <w:sz w:val="28"/>
          <w:szCs w:val="28"/>
          <w:lang w:val="en-US"/>
        </w:rPr>
      </w:pPr>
      <w:r w:rsidRPr="00D83489">
        <w:rPr>
          <w:rFonts w:ascii="Times New Roman" w:hAnsi="Times New Roman" w:cs="Times New Roman"/>
          <w:b/>
          <w:bCs/>
          <w:color w:val="auto"/>
          <w:sz w:val="20"/>
          <w:szCs w:val="20"/>
        </w:rPr>
        <w:t xml:space="preserve">Figure </w:t>
      </w:r>
      <w:r w:rsidR="6AADD719" w:rsidRPr="5692027E">
        <w:rPr>
          <w:rFonts w:ascii="Times New Roman" w:hAnsi="Times New Roman" w:cs="Times New Roman"/>
          <w:b/>
          <w:bCs/>
          <w:color w:val="auto"/>
          <w:sz w:val="20"/>
          <w:szCs w:val="20"/>
        </w:rPr>
        <w:t>29</w:t>
      </w:r>
      <w:r w:rsidRPr="5692027E">
        <w:rPr>
          <w:rFonts w:ascii="Times New Roman" w:hAnsi="Times New Roman" w:cs="Times New Roman"/>
          <w:b/>
          <w:bCs/>
          <w:color w:val="auto"/>
          <w:sz w:val="20"/>
          <w:szCs w:val="20"/>
        </w:rPr>
        <w:t>:</w:t>
      </w:r>
      <w:r w:rsidRPr="00D83489">
        <w:rPr>
          <w:rFonts w:ascii="Times New Roman" w:hAnsi="Times New Roman" w:cs="Times New Roman"/>
          <w:b/>
          <w:bCs/>
          <w:color w:val="auto"/>
          <w:sz w:val="20"/>
          <w:szCs w:val="20"/>
        </w:rPr>
        <w:t xml:space="preserve"> HR_SW EtherChannel Configuration</w:t>
      </w:r>
    </w:p>
    <w:p w14:paraId="7EF5C03B" w14:textId="77777777" w:rsidR="00C4468D" w:rsidRDefault="00C4468D" w:rsidP="001C447B">
      <w:pPr>
        <w:spacing w:line="360" w:lineRule="auto"/>
        <w:ind w:firstLine="720"/>
        <w:rPr>
          <w:rFonts w:ascii="Times New Roman" w:hAnsi="Times New Roman" w:cs="Times New Roman"/>
          <w:sz w:val="24"/>
          <w:szCs w:val="24"/>
          <w:lang w:val="en-US"/>
        </w:rPr>
      </w:pPr>
    </w:p>
    <w:p w14:paraId="0E86D065" w14:textId="77777777" w:rsidR="00C4468D" w:rsidRDefault="00C4468D" w:rsidP="001C447B">
      <w:pPr>
        <w:spacing w:line="360" w:lineRule="auto"/>
        <w:ind w:firstLine="720"/>
        <w:rPr>
          <w:rFonts w:ascii="Times New Roman" w:hAnsi="Times New Roman" w:cs="Times New Roman"/>
          <w:sz w:val="24"/>
          <w:szCs w:val="24"/>
          <w:lang w:val="en-US"/>
        </w:rPr>
      </w:pPr>
    </w:p>
    <w:p w14:paraId="36A222AE" w14:textId="77777777" w:rsidR="00C4468D" w:rsidRDefault="00C4468D" w:rsidP="001C447B">
      <w:pPr>
        <w:spacing w:line="360" w:lineRule="auto"/>
        <w:ind w:firstLine="720"/>
        <w:rPr>
          <w:rFonts w:ascii="Times New Roman" w:hAnsi="Times New Roman" w:cs="Times New Roman"/>
          <w:sz w:val="24"/>
          <w:szCs w:val="24"/>
          <w:lang w:val="en-US"/>
        </w:rPr>
      </w:pPr>
    </w:p>
    <w:p w14:paraId="34EA395B" w14:textId="77777777" w:rsidR="00C4468D" w:rsidRDefault="00C4468D" w:rsidP="001C447B">
      <w:pPr>
        <w:spacing w:line="360" w:lineRule="auto"/>
        <w:ind w:firstLine="720"/>
        <w:rPr>
          <w:rFonts w:ascii="Times New Roman" w:hAnsi="Times New Roman" w:cs="Times New Roman"/>
          <w:sz w:val="24"/>
          <w:szCs w:val="24"/>
          <w:lang w:val="en-US"/>
        </w:rPr>
      </w:pPr>
    </w:p>
    <w:p w14:paraId="19B90165" w14:textId="77777777" w:rsidR="00C4468D" w:rsidRDefault="00C4468D" w:rsidP="001C447B">
      <w:pPr>
        <w:spacing w:line="360" w:lineRule="auto"/>
        <w:ind w:firstLine="720"/>
        <w:rPr>
          <w:rFonts w:ascii="Times New Roman" w:hAnsi="Times New Roman" w:cs="Times New Roman"/>
          <w:sz w:val="24"/>
          <w:szCs w:val="24"/>
          <w:lang w:val="en-US"/>
        </w:rPr>
      </w:pPr>
    </w:p>
    <w:p w14:paraId="4DEDEDFF" w14:textId="77777777" w:rsidR="00C4468D" w:rsidRDefault="00C4468D" w:rsidP="001C447B">
      <w:pPr>
        <w:spacing w:line="360" w:lineRule="auto"/>
        <w:ind w:firstLine="720"/>
        <w:rPr>
          <w:rFonts w:ascii="Times New Roman" w:hAnsi="Times New Roman" w:cs="Times New Roman"/>
          <w:sz w:val="24"/>
          <w:szCs w:val="24"/>
          <w:lang w:val="en-US"/>
        </w:rPr>
      </w:pPr>
    </w:p>
    <w:p w14:paraId="50F9946B" w14:textId="096138CA" w:rsidR="008635CD" w:rsidRPr="00273028" w:rsidRDefault="00273028" w:rsidP="00273028">
      <w:pPr>
        <w:spacing w:line="36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1" behindDoc="1" locked="0" layoutInCell="1" allowOverlap="1" wp14:anchorId="07A26FEE" wp14:editId="4A5BCB24">
            <wp:simplePos x="0" y="0"/>
            <wp:positionH relativeFrom="column">
              <wp:posOffset>236220</wp:posOffset>
            </wp:positionH>
            <wp:positionV relativeFrom="paragraph">
              <wp:posOffset>1386840</wp:posOffset>
            </wp:positionV>
            <wp:extent cx="5751830" cy="3329940"/>
            <wp:effectExtent l="0" t="0" r="1270" b="3810"/>
            <wp:wrapTight wrapText="bothSides">
              <wp:wrapPolygon edited="0">
                <wp:start x="0" y="0"/>
                <wp:lineTo x="0" y="21501"/>
                <wp:lineTo x="21533" y="21501"/>
                <wp:lineTo x="21533" y="0"/>
                <wp:lineTo x="0" y="0"/>
              </wp:wrapPolygon>
            </wp:wrapTight>
            <wp:docPr id="1226929205" name="Picture 122692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1830" cy="3329940"/>
                    </a:xfrm>
                    <a:prstGeom prst="rect">
                      <a:avLst/>
                    </a:prstGeom>
                    <a:noFill/>
                    <a:ln>
                      <a:noFill/>
                    </a:ln>
                  </pic:spPr>
                </pic:pic>
              </a:graphicData>
            </a:graphic>
            <wp14:sizeRelV relativeFrom="margin">
              <wp14:pctHeight>0</wp14:pctHeight>
            </wp14:sizeRelV>
          </wp:anchor>
        </w:drawing>
      </w:r>
      <w:r w:rsidR="001C447B" w:rsidRPr="001C447B">
        <w:rPr>
          <w:rFonts w:ascii="Times New Roman" w:hAnsi="Times New Roman" w:cs="Times New Roman"/>
          <w:sz w:val="24"/>
          <w:szCs w:val="24"/>
          <w:lang w:val="en-US"/>
        </w:rPr>
        <w:t>In the HQ_SW structure, a trio of channel-groups—Group 1, Group 2, and Group 3—are actively engaged, each coordinated by the LACP protocol</w:t>
      </w:r>
      <w:r w:rsidR="001D1507">
        <w:rPr>
          <w:rFonts w:ascii="Times New Roman" w:hAnsi="Times New Roman" w:cs="Times New Roman"/>
          <w:sz w:val="24"/>
          <w:szCs w:val="24"/>
          <w:lang w:val="en-US"/>
        </w:rPr>
        <w:t xml:space="preserve"> (see figure 14)</w:t>
      </w:r>
      <w:r w:rsidR="001C447B" w:rsidRPr="001C447B">
        <w:rPr>
          <w:rFonts w:ascii="Times New Roman" w:hAnsi="Times New Roman" w:cs="Times New Roman"/>
          <w:sz w:val="24"/>
          <w:szCs w:val="24"/>
          <w:lang w:val="en-US"/>
        </w:rPr>
        <w:t>. The member ports that contribute to these channel-groups are clearly listed, culminating in Port-channels 1, 2, and 3. Through the power of link aggregation, this sophisticated arrangement improves network performance by effectively utilising available connections and reinforcing the system against possible breakdowns.</w:t>
      </w:r>
    </w:p>
    <w:p w14:paraId="76E4D7C8" w14:textId="77777777" w:rsidR="00273028" w:rsidRDefault="00273028" w:rsidP="008635CD">
      <w:pPr>
        <w:pStyle w:val="Caption"/>
        <w:spacing w:line="360" w:lineRule="auto"/>
        <w:jc w:val="center"/>
        <w:rPr>
          <w:rFonts w:ascii="Times New Roman" w:hAnsi="Times New Roman" w:cs="Times New Roman"/>
          <w:b/>
          <w:bCs/>
          <w:color w:val="auto"/>
          <w:sz w:val="20"/>
          <w:szCs w:val="20"/>
        </w:rPr>
      </w:pPr>
    </w:p>
    <w:p w14:paraId="40ACFBC5" w14:textId="691C3877" w:rsidR="001C447B" w:rsidRPr="008635CD" w:rsidRDefault="008635CD" w:rsidP="008635CD">
      <w:pPr>
        <w:pStyle w:val="Caption"/>
        <w:spacing w:line="360" w:lineRule="auto"/>
        <w:jc w:val="center"/>
        <w:rPr>
          <w:rFonts w:ascii="Times New Roman" w:hAnsi="Times New Roman" w:cs="Times New Roman"/>
          <w:b/>
          <w:bCs/>
          <w:color w:val="auto"/>
          <w:sz w:val="28"/>
          <w:szCs w:val="28"/>
          <w:lang w:val="en-US"/>
        </w:rPr>
      </w:pPr>
      <w:r w:rsidRPr="008635CD">
        <w:rPr>
          <w:rFonts w:ascii="Times New Roman" w:hAnsi="Times New Roman" w:cs="Times New Roman"/>
          <w:b/>
          <w:bCs/>
          <w:color w:val="auto"/>
          <w:sz w:val="20"/>
          <w:szCs w:val="20"/>
        </w:rPr>
        <w:t xml:space="preserve">Figure </w:t>
      </w:r>
      <w:r w:rsidR="07549732" w:rsidRPr="5692027E">
        <w:rPr>
          <w:rFonts w:ascii="Times New Roman" w:hAnsi="Times New Roman" w:cs="Times New Roman"/>
          <w:b/>
          <w:bCs/>
          <w:color w:val="auto"/>
          <w:sz w:val="20"/>
          <w:szCs w:val="20"/>
        </w:rPr>
        <w:t>30</w:t>
      </w:r>
      <w:r w:rsidRPr="5692027E">
        <w:rPr>
          <w:rFonts w:ascii="Times New Roman" w:hAnsi="Times New Roman" w:cs="Times New Roman"/>
          <w:b/>
          <w:bCs/>
          <w:color w:val="auto"/>
          <w:sz w:val="20"/>
          <w:szCs w:val="20"/>
        </w:rPr>
        <w:t>:</w:t>
      </w:r>
      <w:r w:rsidRPr="008635CD">
        <w:rPr>
          <w:rFonts w:ascii="Times New Roman" w:hAnsi="Times New Roman" w:cs="Times New Roman"/>
          <w:b/>
          <w:bCs/>
          <w:color w:val="auto"/>
          <w:sz w:val="20"/>
          <w:szCs w:val="20"/>
        </w:rPr>
        <w:t xml:space="preserve"> HR_SW EtherChannel Configuration</w:t>
      </w:r>
    </w:p>
    <w:p w14:paraId="39C12843" w14:textId="77777777" w:rsidR="001C447B" w:rsidRPr="001C447B" w:rsidRDefault="001C447B" w:rsidP="001C447B">
      <w:pPr>
        <w:spacing w:line="360" w:lineRule="auto"/>
        <w:ind w:firstLine="720"/>
        <w:rPr>
          <w:rFonts w:ascii="Times New Roman" w:hAnsi="Times New Roman" w:cs="Times New Roman"/>
          <w:sz w:val="24"/>
          <w:szCs w:val="24"/>
          <w:lang w:val="en-US"/>
        </w:rPr>
      </w:pPr>
    </w:p>
    <w:p w14:paraId="423267FC" w14:textId="77777777" w:rsidR="001C447B" w:rsidRPr="001C447B" w:rsidRDefault="001C447B" w:rsidP="001C447B">
      <w:pPr>
        <w:spacing w:line="360" w:lineRule="auto"/>
        <w:ind w:firstLine="720"/>
        <w:rPr>
          <w:rFonts w:ascii="Times New Roman" w:hAnsi="Times New Roman" w:cs="Times New Roman"/>
          <w:sz w:val="24"/>
          <w:szCs w:val="24"/>
          <w:lang w:val="en-US"/>
        </w:rPr>
      </w:pPr>
    </w:p>
    <w:p w14:paraId="22CBF9A1" w14:textId="77777777" w:rsidR="001C447B" w:rsidRPr="001C447B" w:rsidRDefault="001C447B" w:rsidP="001C447B">
      <w:pPr>
        <w:spacing w:line="360" w:lineRule="auto"/>
        <w:ind w:firstLine="720"/>
        <w:rPr>
          <w:rFonts w:ascii="Times New Roman" w:hAnsi="Times New Roman" w:cs="Times New Roman"/>
          <w:sz w:val="24"/>
          <w:szCs w:val="24"/>
          <w:lang w:val="en-US"/>
        </w:rPr>
      </w:pPr>
    </w:p>
    <w:p w14:paraId="6B2AFE05" w14:textId="34F3456B" w:rsidR="0033406F" w:rsidRPr="0033406F" w:rsidRDefault="0033406F" w:rsidP="00D83489">
      <w:pPr>
        <w:spacing w:line="360" w:lineRule="auto"/>
        <w:ind w:firstLine="720"/>
        <w:rPr>
          <w:rFonts w:ascii="Times New Roman" w:hAnsi="Times New Roman" w:cs="Times New Roman"/>
          <w:sz w:val="24"/>
          <w:szCs w:val="24"/>
          <w:lang w:val="en-US"/>
        </w:rPr>
      </w:pPr>
    </w:p>
    <w:p w14:paraId="666A0853" w14:textId="149D6A18" w:rsidR="004126FE" w:rsidRDefault="004126FE" w:rsidP="00D6166A">
      <w:pPr>
        <w:spacing w:line="360" w:lineRule="auto"/>
      </w:pPr>
    </w:p>
    <w:p w14:paraId="5DFEC7D5" w14:textId="77777777" w:rsidR="004126FE" w:rsidRDefault="004126FE" w:rsidP="00D6166A">
      <w:pPr>
        <w:spacing w:line="360" w:lineRule="auto"/>
      </w:pPr>
    </w:p>
    <w:p w14:paraId="3C60B5C6" w14:textId="60468DA6" w:rsidR="004126FE" w:rsidRDefault="004126FE" w:rsidP="00E2107B">
      <w:pPr>
        <w:tabs>
          <w:tab w:val="left" w:pos="2232"/>
        </w:tabs>
        <w:spacing w:line="360" w:lineRule="auto"/>
      </w:pPr>
    </w:p>
    <w:p w14:paraId="4856F72F" w14:textId="3114D077" w:rsidR="00C21AEC" w:rsidRPr="00725E21" w:rsidRDefault="006E3F56" w:rsidP="00725E21">
      <w:pPr>
        <w:pStyle w:val="Heading1"/>
        <w:spacing w:line="360" w:lineRule="auto"/>
        <w:rPr>
          <w:rFonts w:ascii="Times New Roman" w:hAnsi="Times New Roman" w:cs="Times New Roman"/>
          <w:b/>
          <w:bCs/>
          <w:color w:val="auto"/>
          <w:sz w:val="28"/>
          <w:szCs w:val="28"/>
          <w:lang w:val="en-GB"/>
        </w:rPr>
      </w:pPr>
      <w:bookmarkStart w:id="52" w:name="_Toc153748317"/>
      <w:r>
        <w:rPr>
          <w:rFonts w:ascii="Times New Roman" w:hAnsi="Times New Roman" w:cs="Times New Roman"/>
          <w:b/>
          <w:bCs/>
          <w:color w:val="auto"/>
          <w:sz w:val="28"/>
          <w:szCs w:val="28"/>
        </w:rPr>
        <w:t>7</w:t>
      </w:r>
      <w:r w:rsidR="004126FE" w:rsidRPr="00144EDB">
        <w:rPr>
          <w:rFonts w:ascii="Times New Roman" w:hAnsi="Times New Roman" w:cs="Times New Roman"/>
          <w:b/>
          <w:bCs/>
          <w:color w:val="auto"/>
          <w:sz w:val="28"/>
          <w:szCs w:val="28"/>
        </w:rPr>
        <w:t xml:space="preserve">. </w:t>
      </w:r>
      <w:r w:rsidRPr="006E3F56">
        <w:rPr>
          <w:rFonts w:ascii="Times New Roman" w:hAnsi="Times New Roman" w:cs="Times New Roman"/>
          <w:b/>
          <w:bCs/>
          <w:color w:val="auto"/>
          <w:sz w:val="28"/>
          <w:szCs w:val="28"/>
          <w:lang w:val="en-GB"/>
        </w:rPr>
        <w:t>HSRP implementation</w:t>
      </w:r>
      <w:bookmarkEnd w:id="52"/>
    </w:p>
    <w:p w14:paraId="05F58860" w14:textId="7D947572" w:rsidR="002F6A46" w:rsidRDefault="002F6A46" w:rsidP="00D6166A">
      <w:pPr>
        <w:spacing w:line="360" w:lineRule="auto"/>
        <w:ind w:firstLine="720"/>
        <w:jc w:val="both"/>
        <w:rPr>
          <w:rFonts w:ascii="Times New Roman" w:hAnsi="Times New Roman" w:cs="Times New Roman"/>
          <w:sz w:val="24"/>
          <w:szCs w:val="24"/>
        </w:rPr>
      </w:pPr>
      <w:r w:rsidRPr="002F6A46">
        <w:rPr>
          <w:rFonts w:ascii="Times New Roman" w:hAnsi="Times New Roman" w:cs="Times New Roman"/>
          <w:sz w:val="24"/>
          <w:szCs w:val="24"/>
        </w:rPr>
        <w:t>High availability and network reliability are crucial aspects of contemporary networking, particularly for businesses such as Microtech Sdn. Bhd. that depends largely on smooth communication and data access. The Hot Standby Router Protocol (HSRP) stands out as an essential option for addressing these issues. By enabling multiple routers to operate together in a group, HSRP offers a redundancy solution by providing a single virtual IP address and gateway to the network</w:t>
      </w:r>
      <w:r w:rsidR="00EA617F">
        <w:rPr>
          <w:rFonts w:ascii="Times New Roman" w:hAnsi="Times New Roman" w:cs="Times New Roman"/>
          <w:sz w:val="24"/>
          <w:szCs w:val="24"/>
        </w:rPr>
        <w:t xml:space="preserve"> </w:t>
      </w:r>
      <w:r w:rsidR="00EA617F" w:rsidRPr="00EA617F">
        <w:rPr>
          <w:rFonts w:ascii="Times New Roman" w:hAnsi="Times New Roman" w:cs="Times New Roman"/>
          <w:sz w:val="24"/>
          <w:szCs w:val="24"/>
        </w:rPr>
        <w:t>(</w:t>
      </w:r>
      <w:proofErr w:type="spellStart"/>
      <w:r w:rsidR="00EA617F" w:rsidRPr="00EA617F">
        <w:rPr>
          <w:rFonts w:ascii="Times New Roman" w:hAnsi="Times New Roman" w:cs="Times New Roman"/>
          <w:sz w:val="24"/>
          <w:szCs w:val="24"/>
        </w:rPr>
        <w:t>Sheghdara</w:t>
      </w:r>
      <w:proofErr w:type="spellEnd"/>
      <w:r w:rsidR="00EA617F" w:rsidRPr="00EA617F">
        <w:rPr>
          <w:rFonts w:ascii="Times New Roman" w:hAnsi="Times New Roman" w:cs="Times New Roman"/>
          <w:sz w:val="24"/>
          <w:szCs w:val="24"/>
        </w:rPr>
        <w:t xml:space="preserve"> &amp; Hassine, 2020)</w:t>
      </w:r>
      <w:r w:rsidRPr="002F6A46">
        <w:rPr>
          <w:rFonts w:ascii="Times New Roman" w:hAnsi="Times New Roman" w:cs="Times New Roman"/>
          <w:sz w:val="24"/>
          <w:szCs w:val="24"/>
        </w:rPr>
        <w:t>. In the event of a router failure, HSRP guarantees a quick switchover to a backup router, reducing network downtime</w:t>
      </w:r>
      <w:r w:rsidR="00EA617F">
        <w:rPr>
          <w:rFonts w:ascii="Times New Roman" w:hAnsi="Times New Roman" w:cs="Times New Roman"/>
          <w:sz w:val="24"/>
          <w:szCs w:val="24"/>
        </w:rPr>
        <w:t xml:space="preserve"> </w:t>
      </w:r>
      <w:r w:rsidR="00EA617F" w:rsidRPr="00EA617F">
        <w:rPr>
          <w:rFonts w:ascii="Times New Roman" w:hAnsi="Times New Roman" w:cs="Times New Roman"/>
          <w:sz w:val="24"/>
          <w:szCs w:val="24"/>
        </w:rPr>
        <w:t>(Wang &amp; Zhu, 2012)</w:t>
      </w:r>
      <w:r w:rsidRPr="002F6A46">
        <w:rPr>
          <w:rFonts w:ascii="Times New Roman" w:hAnsi="Times New Roman" w:cs="Times New Roman"/>
          <w:sz w:val="24"/>
          <w:szCs w:val="24"/>
        </w:rPr>
        <w:t>. This section will dive into HSRP implementation, providing a full description of its functioning and configuration. </w:t>
      </w:r>
    </w:p>
    <w:p w14:paraId="43B7BC6A" w14:textId="77777777" w:rsidR="002A53FB" w:rsidRDefault="00F02964" w:rsidP="002A53FB">
      <w:pPr>
        <w:spacing w:line="360" w:lineRule="auto"/>
        <w:jc w:val="center"/>
        <w:rPr>
          <w:rFonts w:ascii="Times New Roman" w:hAnsi="Times New Roman" w:cs="Times New Roman"/>
          <w:b/>
          <w:bCs/>
          <w:sz w:val="20"/>
          <w:szCs w:val="20"/>
        </w:rPr>
      </w:pPr>
      <w:r w:rsidRPr="00F02964">
        <w:rPr>
          <w:rFonts w:ascii="Times New Roman" w:hAnsi="Times New Roman" w:cs="Times New Roman"/>
          <w:sz w:val="24"/>
          <w:szCs w:val="24"/>
        </w:rPr>
        <w:drawing>
          <wp:inline distT="0" distB="0" distL="0" distR="0" wp14:anchorId="2D026EF6" wp14:editId="096E74BA">
            <wp:extent cx="3677163" cy="3810532"/>
            <wp:effectExtent l="0" t="0" r="0" b="0"/>
            <wp:docPr id="70239557" name="Picture 70239557"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9557" name="Picture 1" descr="A diagram of a router&#10;&#10;Description automatically generated"/>
                    <pic:cNvPicPr/>
                  </pic:nvPicPr>
                  <pic:blipFill>
                    <a:blip r:embed="rId40"/>
                    <a:stretch>
                      <a:fillRect/>
                    </a:stretch>
                  </pic:blipFill>
                  <pic:spPr>
                    <a:xfrm>
                      <a:off x="0" y="0"/>
                      <a:ext cx="3677163" cy="3810532"/>
                    </a:xfrm>
                    <a:prstGeom prst="rect">
                      <a:avLst/>
                    </a:prstGeom>
                  </pic:spPr>
                </pic:pic>
              </a:graphicData>
            </a:graphic>
          </wp:inline>
        </w:drawing>
      </w:r>
    </w:p>
    <w:p w14:paraId="64E564F1" w14:textId="0CFAF632" w:rsidR="002A53FB" w:rsidRDefault="002A53FB" w:rsidP="002A53FB">
      <w:pPr>
        <w:spacing w:line="360" w:lineRule="auto"/>
        <w:jc w:val="center"/>
        <w:rPr>
          <w:rFonts w:ascii="Times New Roman" w:hAnsi="Times New Roman" w:cs="Times New Roman"/>
          <w:b/>
          <w:bCs/>
          <w:sz w:val="20"/>
          <w:szCs w:val="20"/>
        </w:rPr>
      </w:pPr>
      <w:r w:rsidRPr="002A53FB">
        <w:rPr>
          <w:rFonts w:ascii="Times New Roman" w:hAnsi="Times New Roman" w:cs="Times New Roman"/>
          <w:b/>
          <w:bCs/>
          <w:sz w:val="20"/>
          <w:szCs w:val="20"/>
        </w:rPr>
        <w:t xml:space="preserve">Figure </w:t>
      </w:r>
      <w:r w:rsidR="1D4FBBBF" w:rsidRPr="5692027E">
        <w:rPr>
          <w:rFonts w:ascii="Times New Roman" w:hAnsi="Times New Roman" w:cs="Times New Roman"/>
          <w:b/>
          <w:bCs/>
          <w:sz w:val="20"/>
          <w:szCs w:val="20"/>
        </w:rPr>
        <w:t>31</w:t>
      </w:r>
      <w:r w:rsidRPr="5692027E">
        <w:rPr>
          <w:rFonts w:ascii="Times New Roman" w:hAnsi="Times New Roman" w:cs="Times New Roman"/>
          <w:b/>
          <w:bCs/>
          <w:sz w:val="20"/>
          <w:szCs w:val="20"/>
        </w:rPr>
        <w:t>:</w:t>
      </w:r>
      <w:r w:rsidRPr="002A53FB">
        <w:rPr>
          <w:rFonts w:ascii="Times New Roman" w:hAnsi="Times New Roman" w:cs="Times New Roman"/>
          <w:b/>
          <w:bCs/>
          <w:sz w:val="20"/>
          <w:szCs w:val="20"/>
        </w:rPr>
        <w:t xml:space="preserve"> Implemented HSRP</w:t>
      </w:r>
    </w:p>
    <w:p w14:paraId="7748B6D6" w14:textId="77777777" w:rsidR="002A53FB" w:rsidRDefault="002A53FB" w:rsidP="002A53FB">
      <w:pPr>
        <w:spacing w:line="360" w:lineRule="auto"/>
        <w:jc w:val="center"/>
        <w:rPr>
          <w:rFonts w:ascii="Times New Roman" w:hAnsi="Times New Roman" w:cs="Times New Roman"/>
          <w:b/>
          <w:bCs/>
          <w:sz w:val="20"/>
          <w:szCs w:val="20"/>
        </w:rPr>
      </w:pPr>
    </w:p>
    <w:p w14:paraId="48F8E65A" w14:textId="77777777" w:rsidR="002A53FB" w:rsidRPr="002A53FB" w:rsidRDefault="002A53FB" w:rsidP="002A53FB">
      <w:pPr>
        <w:spacing w:line="360" w:lineRule="auto"/>
        <w:jc w:val="center"/>
        <w:rPr>
          <w:rFonts w:ascii="Times New Roman" w:hAnsi="Times New Roman" w:cs="Times New Roman"/>
          <w:sz w:val="24"/>
          <w:szCs w:val="24"/>
        </w:rPr>
      </w:pPr>
    </w:p>
    <w:p w14:paraId="1A3495D7" w14:textId="0DD7F298" w:rsidR="00FD41F6" w:rsidRDefault="00F02964" w:rsidP="00FD41F6">
      <w:pPr>
        <w:pStyle w:val="Heading2"/>
        <w:spacing w:line="360" w:lineRule="auto"/>
        <w:rPr>
          <w:lang w:val="en-US"/>
        </w:rPr>
      </w:pPr>
      <w:bookmarkStart w:id="53" w:name="_Toc153748318"/>
      <w:r>
        <w:rPr>
          <w:rFonts w:ascii="Times New Roman" w:hAnsi="Times New Roman" w:cs="Times New Roman"/>
          <w:b/>
          <w:bCs/>
          <w:color w:val="auto"/>
        </w:rPr>
        <w:t>7</w:t>
      </w:r>
      <w:r w:rsidRPr="00144EDB">
        <w:rPr>
          <w:rFonts w:ascii="Times New Roman" w:hAnsi="Times New Roman" w:cs="Times New Roman"/>
          <w:b/>
          <w:bCs/>
          <w:color w:val="auto"/>
        </w:rPr>
        <w:t xml:space="preserve">.1 </w:t>
      </w:r>
      <w:r>
        <w:rPr>
          <w:rFonts w:ascii="Times New Roman" w:hAnsi="Times New Roman" w:cs="Times New Roman"/>
          <w:b/>
          <w:bCs/>
          <w:color w:val="auto"/>
          <w:lang w:val="en-US"/>
        </w:rPr>
        <w:t>HSRP</w:t>
      </w:r>
      <w:r w:rsidRPr="004C6E72">
        <w:rPr>
          <w:rFonts w:ascii="Times New Roman" w:hAnsi="Times New Roman" w:cs="Times New Roman"/>
          <w:b/>
          <w:bCs/>
          <w:color w:val="auto"/>
          <w:lang w:val="en-US"/>
        </w:rPr>
        <w:t xml:space="preserve"> Configuration</w:t>
      </w:r>
      <w:bookmarkEnd w:id="53"/>
      <w:r>
        <w:rPr>
          <w:lang w:val="en-US"/>
        </w:rPr>
        <w:tab/>
      </w:r>
    </w:p>
    <w:p w14:paraId="18EA2979" w14:textId="7527B452" w:rsidR="00FD41F6" w:rsidRPr="004132EB" w:rsidRDefault="00813D47" w:rsidP="004132EB">
      <w:pPr>
        <w:spacing w:line="360" w:lineRule="auto"/>
        <w:ind w:firstLine="720"/>
        <w:jc w:val="both"/>
        <w:rPr>
          <w:rFonts w:ascii="Times New Roman" w:hAnsi="Times New Roman" w:cs="Times New Roman"/>
          <w:sz w:val="24"/>
          <w:szCs w:val="24"/>
          <w:lang w:val="en-US"/>
        </w:rPr>
      </w:pPr>
      <w:r w:rsidRPr="00813D47">
        <w:rPr>
          <w:rFonts w:ascii="Times New Roman" w:hAnsi="Times New Roman" w:cs="Times New Roman"/>
          <w:sz w:val="24"/>
          <w:szCs w:val="24"/>
          <w:lang w:val="en-US"/>
        </w:rPr>
        <w:t xml:space="preserve">The main router (KL_ROUTER) has been assigned as the active router for Groups 10 and 20, handling the virtual IP addresses 192.168.25.5 and 192.168.25.70, respectively, (see Figure 2). The active router </w:t>
      </w:r>
      <w:proofErr w:type="gramStart"/>
      <w:r w:rsidRPr="00813D47">
        <w:rPr>
          <w:rFonts w:ascii="Times New Roman" w:hAnsi="Times New Roman" w:cs="Times New Roman"/>
          <w:sz w:val="24"/>
          <w:szCs w:val="24"/>
          <w:lang w:val="en-US"/>
        </w:rPr>
        <w:t>is in charge of</w:t>
      </w:r>
      <w:proofErr w:type="gramEnd"/>
      <w:r w:rsidRPr="00813D47">
        <w:rPr>
          <w:rFonts w:ascii="Times New Roman" w:hAnsi="Times New Roman" w:cs="Times New Roman"/>
          <w:sz w:val="24"/>
          <w:szCs w:val="24"/>
          <w:lang w:val="en-US"/>
        </w:rPr>
        <w:t xml:space="preserve"> routing network traffic and ensuring that the network remains operational. </w:t>
      </w:r>
    </w:p>
    <w:p w14:paraId="3804C641" w14:textId="0CE3BFB6" w:rsidR="00FD41F6" w:rsidRDefault="00FD41F6" w:rsidP="00FD41F6">
      <w:pPr>
        <w:jc w:val="center"/>
        <w:rPr>
          <w:lang w:val="en-US"/>
        </w:rPr>
      </w:pPr>
      <w:r>
        <w:rPr>
          <w:rFonts w:ascii="Times New Roman" w:hAnsi="Times New Roman" w:cs="Times New Roman"/>
          <w:noProof/>
          <w:sz w:val="24"/>
          <w:szCs w:val="24"/>
        </w:rPr>
        <w:drawing>
          <wp:inline distT="0" distB="0" distL="0" distR="0" wp14:anchorId="183E5C25" wp14:editId="16737D7C">
            <wp:extent cx="5105400" cy="3688080"/>
            <wp:effectExtent l="0" t="0" r="0" b="7620"/>
            <wp:docPr id="1920294279" name="Picture 192029427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94279" name="Picture 3" descr="A computer screen 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5400" cy="3688080"/>
                    </a:xfrm>
                    <a:prstGeom prst="rect">
                      <a:avLst/>
                    </a:prstGeom>
                    <a:noFill/>
                    <a:ln>
                      <a:noFill/>
                    </a:ln>
                  </pic:spPr>
                </pic:pic>
              </a:graphicData>
            </a:graphic>
          </wp:inline>
        </w:drawing>
      </w:r>
    </w:p>
    <w:p w14:paraId="094B7D93" w14:textId="190AD1B9" w:rsidR="00FD41F6" w:rsidRDefault="004132EB" w:rsidP="004132EB">
      <w:pPr>
        <w:pStyle w:val="Caption"/>
        <w:spacing w:line="360" w:lineRule="auto"/>
        <w:jc w:val="center"/>
        <w:rPr>
          <w:rFonts w:ascii="Times New Roman" w:hAnsi="Times New Roman" w:cs="Times New Roman"/>
          <w:b/>
          <w:bCs/>
          <w:color w:val="auto"/>
          <w:sz w:val="20"/>
          <w:szCs w:val="20"/>
        </w:rPr>
      </w:pPr>
      <w:r w:rsidRPr="004132EB">
        <w:rPr>
          <w:rFonts w:ascii="Times New Roman" w:hAnsi="Times New Roman" w:cs="Times New Roman"/>
          <w:b/>
          <w:bCs/>
          <w:color w:val="auto"/>
          <w:sz w:val="20"/>
          <w:szCs w:val="20"/>
        </w:rPr>
        <w:t xml:space="preserve">Figure </w:t>
      </w:r>
      <w:r w:rsidR="52E2DFC2" w:rsidRPr="5692027E">
        <w:rPr>
          <w:rFonts w:ascii="Times New Roman" w:hAnsi="Times New Roman" w:cs="Times New Roman"/>
          <w:b/>
          <w:bCs/>
          <w:color w:val="auto"/>
          <w:sz w:val="20"/>
          <w:szCs w:val="20"/>
        </w:rPr>
        <w:t>32</w:t>
      </w:r>
      <w:r w:rsidRPr="5692027E">
        <w:rPr>
          <w:rFonts w:ascii="Times New Roman" w:hAnsi="Times New Roman" w:cs="Times New Roman"/>
          <w:b/>
          <w:bCs/>
          <w:color w:val="auto"/>
          <w:sz w:val="20"/>
          <w:szCs w:val="20"/>
        </w:rPr>
        <w:t>:</w:t>
      </w:r>
      <w:r w:rsidRPr="004132EB">
        <w:rPr>
          <w:rFonts w:ascii="Times New Roman" w:hAnsi="Times New Roman" w:cs="Times New Roman"/>
          <w:b/>
          <w:bCs/>
          <w:color w:val="auto"/>
          <w:sz w:val="20"/>
          <w:szCs w:val="20"/>
        </w:rPr>
        <w:t xml:space="preserve"> HSRP Configured </w:t>
      </w:r>
      <w:proofErr w:type="spellStart"/>
      <w:r w:rsidRPr="004132EB">
        <w:rPr>
          <w:rFonts w:ascii="Times New Roman" w:hAnsi="Times New Roman" w:cs="Times New Roman"/>
          <w:b/>
          <w:bCs/>
          <w:color w:val="auto"/>
          <w:sz w:val="20"/>
          <w:szCs w:val="20"/>
        </w:rPr>
        <w:t>KL_Router</w:t>
      </w:r>
      <w:proofErr w:type="spellEnd"/>
      <w:r>
        <w:rPr>
          <w:rFonts w:ascii="Times New Roman" w:hAnsi="Times New Roman" w:cs="Times New Roman"/>
          <w:b/>
          <w:bCs/>
          <w:color w:val="auto"/>
          <w:sz w:val="20"/>
          <w:szCs w:val="20"/>
        </w:rPr>
        <w:t xml:space="preserve"> (Active)</w:t>
      </w:r>
    </w:p>
    <w:p w14:paraId="7931BF1B" w14:textId="77777777" w:rsidR="004132EB" w:rsidRDefault="004132EB" w:rsidP="004132EB"/>
    <w:p w14:paraId="582499C6" w14:textId="77777777" w:rsidR="004132EB" w:rsidRDefault="004132EB" w:rsidP="004132EB"/>
    <w:p w14:paraId="2B6D5955" w14:textId="77777777" w:rsidR="004132EB" w:rsidRDefault="004132EB" w:rsidP="004132EB"/>
    <w:p w14:paraId="78FD3263" w14:textId="77777777" w:rsidR="004132EB" w:rsidRDefault="004132EB" w:rsidP="004132EB"/>
    <w:p w14:paraId="4CE18F06" w14:textId="77777777" w:rsidR="004132EB" w:rsidRDefault="004132EB" w:rsidP="004132EB"/>
    <w:p w14:paraId="116613E4" w14:textId="77777777" w:rsidR="004132EB" w:rsidRDefault="004132EB" w:rsidP="004132EB"/>
    <w:p w14:paraId="25A04C15" w14:textId="77777777" w:rsidR="004132EB" w:rsidRDefault="004132EB" w:rsidP="004132EB"/>
    <w:p w14:paraId="64C35328" w14:textId="77777777" w:rsidR="004132EB" w:rsidRPr="004132EB" w:rsidRDefault="004132EB" w:rsidP="004132EB"/>
    <w:p w14:paraId="68CE0238" w14:textId="64C916AD" w:rsidR="00FD41F6" w:rsidRPr="00FD41F6" w:rsidRDefault="00035AAD" w:rsidP="004132EB">
      <w:pPr>
        <w:spacing w:line="360" w:lineRule="auto"/>
        <w:ind w:firstLine="720"/>
        <w:rPr>
          <w:lang w:val="en-US"/>
        </w:rPr>
      </w:pPr>
      <w:r w:rsidRPr="00813D47">
        <w:rPr>
          <w:rFonts w:ascii="Times New Roman" w:hAnsi="Times New Roman" w:cs="Times New Roman"/>
          <w:sz w:val="24"/>
          <w:szCs w:val="24"/>
          <w:lang w:val="en-US"/>
        </w:rPr>
        <w:t xml:space="preserve">Furthermore, the standby router (KL_ROUTER [Standby]) is ready to take over </w:t>
      </w:r>
      <w:proofErr w:type="gramStart"/>
      <w:r w:rsidRPr="00813D47">
        <w:rPr>
          <w:rFonts w:ascii="Times New Roman" w:hAnsi="Times New Roman" w:cs="Times New Roman"/>
          <w:sz w:val="24"/>
          <w:szCs w:val="24"/>
          <w:lang w:val="en-US"/>
        </w:rPr>
        <w:t>in the event that</w:t>
      </w:r>
      <w:proofErr w:type="gramEnd"/>
      <w:r w:rsidRPr="00813D47">
        <w:rPr>
          <w:rFonts w:ascii="Times New Roman" w:hAnsi="Times New Roman" w:cs="Times New Roman"/>
          <w:sz w:val="24"/>
          <w:szCs w:val="24"/>
          <w:lang w:val="en-US"/>
        </w:rPr>
        <w:t xml:space="preserve"> the current router fails, </w:t>
      </w:r>
      <w:proofErr w:type="spellStart"/>
      <w:r w:rsidRPr="00813D47">
        <w:rPr>
          <w:rFonts w:ascii="Times New Roman" w:hAnsi="Times New Roman" w:cs="Times New Roman"/>
          <w:sz w:val="24"/>
          <w:szCs w:val="24"/>
          <w:lang w:val="en-US"/>
        </w:rPr>
        <w:t>minimising</w:t>
      </w:r>
      <w:proofErr w:type="spellEnd"/>
      <w:r w:rsidRPr="00813D47">
        <w:rPr>
          <w:rFonts w:ascii="Times New Roman" w:hAnsi="Times New Roman" w:cs="Times New Roman"/>
          <w:sz w:val="24"/>
          <w:szCs w:val="24"/>
          <w:lang w:val="en-US"/>
        </w:rPr>
        <w:t xml:space="preserve"> downtime and preserving continuous communication.</w:t>
      </w:r>
    </w:p>
    <w:p w14:paraId="055E89F8" w14:textId="029949DE" w:rsidR="00366BC5" w:rsidRDefault="004132EB" w:rsidP="004132EB">
      <w:pPr>
        <w:spacing w:line="360" w:lineRule="auto"/>
        <w:jc w:val="both"/>
        <w:rPr>
          <w:rFonts w:ascii="Times New Roman" w:hAnsi="Times New Roman" w:cs="Times New Roman"/>
          <w:sz w:val="24"/>
          <w:szCs w:val="24"/>
        </w:rPr>
      </w:pPr>
      <w:r w:rsidRPr="00076370">
        <w:rPr>
          <w:rFonts w:ascii="Times New Roman" w:hAnsi="Times New Roman" w:cs="Times New Roman"/>
          <w:sz w:val="24"/>
          <w:szCs w:val="24"/>
        </w:rPr>
        <w:drawing>
          <wp:anchor distT="0" distB="0" distL="114300" distR="114300" simplePos="0" relativeHeight="251658242" behindDoc="1" locked="0" layoutInCell="1" allowOverlap="1" wp14:anchorId="5C07A00A" wp14:editId="523F4272">
            <wp:simplePos x="0" y="0"/>
            <wp:positionH relativeFrom="column">
              <wp:posOffset>1045210</wp:posOffset>
            </wp:positionH>
            <wp:positionV relativeFrom="paragraph">
              <wp:posOffset>8890</wp:posOffset>
            </wp:positionV>
            <wp:extent cx="3745865" cy="2621280"/>
            <wp:effectExtent l="0" t="0" r="6985" b="7620"/>
            <wp:wrapTight wrapText="bothSides">
              <wp:wrapPolygon edited="0">
                <wp:start x="0" y="0"/>
                <wp:lineTo x="0" y="21506"/>
                <wp:lineTo x="21530" y="21506"/>
                <wp:lineTo x="21530" y="0"/>
                <wp:lineTo x="0" y="0"/>
              </wp:wrapPolygon>
            </wp:wrapTight>
            <wp:docPr id="1351313348" name="Picture 13513133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13348"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45865" cy="2621280"/>
                    </a:xfrm>
                    <a:prstGeom prst="rect">
                      <a:avLst/>
                    </a:prstGeom>
                  </pic:spPr>
                </pic:pic>
              </a:graphicData>
            </a:graphic>
            <wp14:sizeRelH relativeFrom="margin">
              <wp14:pctWidth>0</wp14:pctWidth>
            </wp14:sizeRelH>
            <wp14:sizeRelV relativeFrom="margin">
              <wp14:pctHeight>0</wp14:pctHeight>
            </wp14:sizeRelV>
          </wp:anchor>
        </w:drawing>
      </w:r>
    </w:p>
    <w:p w14:paraId="4726B572" w14:textId="59F8183F" w:rsidR="00366BC5" w:rsidRDefault="00366BC5" w:rsidP="00D6166A">
      <w:pPr>
        <w:spacing w:line="360" w:lineRule="auto"/>
        <w:ind w:firstLine="720"/>
        <w:jc w:val="both"/>
        <w:rPr>
          <w:rFonts w:ascii="Times New Roman" w:hAnsi="Times New Roman" w:cs="Times New Roman"/>
          <w:sz w:val="24"/>
          <w:szCs w:val="24"/>
        </w:rPr>
      </w:pPr>
    </w:p>
    <w:p w14:paraId="447A713C" w14:textId="6D25470B" w:rsidR="00366BC5" w:rsidRDefault="00366BC5" w:rsidP="00D6166A">
      <w:pPr>
        <w:spacing w:line="360" w:lineRule="auto"/>
        <w:ind w:firstLine="720"/>
        <w:jc w:val="both"/>
        <w:rPr>
          <w:rFonts w:ascii="Times New Roman" w:hAnsi="Times New Roman" w:cs="Times New Roman"/>
          <w:sz w:val="24"/>
          <w:szCs w:val="24"/>
        </w:rPr>
      </w:pPr>
    </w:p>
    <w:p w14:paraId="3B629CBB" w14:textId="09AEE8A8" w:rsidR="00366BC5" w:rsidRDefault="00366BC5" w:rsidP="00D6166A">
      <w:pPr>
        <w:spacing w:line="360" w:lineRule="auto"/>
        <w:ind w:firstLine="720"/>
        <w:jc w:val="both"/>
        <w:rPr>
          <w:rFonts w:ascii="Times New Roman" w:hAnsi="Times New Roman" w:cs="Times New Roman"/>
          <w:sz w:val="24"/>
          <w:szCs w:val="24"/>
        </w:rPr>
      </w:pPr>
    </w:p>
    <w:p w14:paraId="6B4D0C22" w14:textId="28325EC5" w:rsidR="00366BC5" w:rsidRDefault="00366BC5" w:rsidP="00D6166A">
      <w:pPr>
        <w:spacing w:line="360" w:lineRule="auto"/>
        <w:ind w:firstLine="720"/>
        <w:jc w:val="both"/>
        <w:rPr>
          <w:rFonts w:ascii="Times New Roman" w:hAnsi="Times New Roman" w:cs="Times New Roman"/>
          <w:sz w:val="24"/>
          <w:szCs w:val="24"/>
        </w:rPr>
      </w:pPr>
    </w:p>
    <w:p w14:paraId="09F134E0" w14:textId="400107E9" w:rsidR="00366BC5" w:rsidRDefault="00366BC5" w:rsidP="00D6166A">
      <w:pPr>
        <w:spacing w:line="360" w:lineRule="auto"/>
        <w:ind w:firstLine="720"/>
        <w:jc w:val="both"/>
        <w:rPr>
          <w:rFonts w:ascii="Times New Roman" w:hAnsi="Times New Roman" w:cs="Times New Roman"/>
          <w:sz w:val="24"/>
          <w:szCs w:val="24"/>
        </w:rPr>
      </w:pPr>
    </w:p>
    <w:p w14:paraId="5AA16E49" w14:textId="6D3246BB" w:rsidR="00366BC5" w:rsidRDefault="00366BC5" w:rsidP="00D6166A">
      <w:pPr>
        <w:spacing w:line="360" w:lineRule="auto"/>
        <w:ind w:firstLine="720"/>
        <w:jc w:val="both"/>
        <w:rPr>
          <w:rFonts w:ascii="Times New Roman" w:hAnsi="Times New Roman" w:cs="Times New Roman"/>
          <w:sz w:val="24"/>
          <w:szCs w:val="24"/>
        </w:rPr>
      </w:pPr>
    </w:p>
    <w:p w14:paraId="23DB9EF2" w14:textId="77777777" w:rsidR="004132EB" w:rsidRDefault="004132EB" w:rsidP="004132EB">
      <w:pPr>
        <w:pStyle w:val="Caption"/>
      </w:pPr>
    </w:p>
    <w:p w14:paraId="2B634ECB" w14:textId="1CF3BCDC" w:rsidR="00366BC5" w:rsidRPr="004132EB" w:rsidRDefault="004132EB" w:rsidP="004132EB">
      <w:pPr>
        <w:pStyle w:val="Caption"/>
        <w:jc w:val="center"/>
        <w:rPr>
          <w:rFonts w:ascii="Times New Roman" w:hAnsi="Times New Roman" w:cs="Times New Roman"/>
          <w:b/>
          <w:bCs/>
          <w:color w:val="auto"/>
          <w:sz w:val="28"/>
          <w:szCs w:val="28"/>
        </w:rPr>
      </w:pPr>
      <w:r w:rsidRPr="004132EB">
        <w:rPr>
          <w:rFonts w:ascii="Times New Roman" w:hAnsi="Times New Roman" w:cs="Times New Roman"/>
          <w:b/>
          <w:bCs/>
          <w:color w:val="auto"/>
          <w:sz w:val="20"/>
          <w:szCs w:val="20"/>
        </w:rPr>
        <w:t xml:space="preserve">Figure </w:t>
      </w:r>
      <w:r w:rsidR="2107F912" w:rsidRPr="5692027E">
        <w:rPr>
          <w:rFonts w:ascii="Times New Roman" w:hAnsi="Times New Roman" w:cs="Times New Roman"/>
          <w:b/>
          <w:bCs/>
          <w:color w:val="auto"/>
          <w:sz w:val="20"/>
          <w:szCs w:val="20"/>
        </w:rPr>
        <w:t>33</w:t>
      </w:r>
      <w:r w:rsidRPr="5692027E">
        <w:rPr>
          <w:rFonts w:ascii="Times New Roman" w:hAnsi="Times New Roman" w:cs="Times New Roman"/>
          <w:b/>
          <w:bCs/>
          <w:color w:val="auto"/>
          <w:sz w:val="20"/>
          <w:szCs w:val="20"/>
        </w:rPr>
        <w:t>:</w:t>
      </w:r>
      <w:r w:rsidRPr="004132EB">
        <w:rPr>
          <w:rFonts w:ascii="Times New Roman" w:hAnsi="Times New Roman" w:cs="Times New Roman"/>
          <w:b/>
          <w:bCs/>
          <w:color w:val="auto"/>
          <w:sz w:val="20"/>
          <w:szCs w:val="20"/>
        </w:rPr>
        <w:t xml:space="preserve"> HSRP Configured </w:t>
      </w:r>
      <w:proofErr w:type="spellStart"/>
      <w:r w:rsidRPr="004132EB">
        <w:rPr>
          <w:rFonts w:ascii="Times New Roman" w:hAnsi="Times New Roman" w:cs="Times New Roman"/>
          <w:b/>
          <w:bCs/>
          <w:color w:val="auto"/>
          <w:sz w:val="20"/>
          <w:szCs w:val="20"/>
        </w:rPr>
        <w:t>KL_Router</w:t>
      </w:r>
      <w:proofErr w:type="spellEnd"/>
      <w:r w:rsidRPr="004132EB">
        <w:rPr>
          <w:rFonts w:ascii="Times New Roman" w:hAnsi="Times New Roman" w:cs="Times New Roman"/>
          <w:b/>
          <w:bCs/>
          <w:color w:val="auto"/>
          <w:sz w:val="20"/>
          <w:szCs w:val="20"/>
        </w:rPr>
        <w:t xml:space="preserve"> (Standby)</w:t>
      </w:r>
    </w:p>
    <w:p w14:paraId="05151ED0" w14:textId="77777777" w:rsidR="00597231" w:rsidRDefault="00597231" w:rsidP="00597231">
      <w:pPr>
        <w:spacing w:line="360" w:lineRule="auto"/>
        <w:ind w:firstLine="720"/>
        <w:jc w:val="both"/>
        <w:rPr>
          <w:rFonts w:ascii="Times New Roman" w:hAnsi="Times New Roman" w:cs="Times New Roman"/>
          <w:sz w:val="24"/>
          <w:szCs w:val="24"/>
        </w:rPr>
      </w:pPr>
    </w:p>
    <w:p w14:paraId="28708634" w14:textId="5FFCECCB" w:rsidR="00597231" w:rsidRPr="00597231" w:rsidRDefault="00597231" w:rsidP="00597231">
      <w:pPr>
        <w:spacing w:line="360" w:lineRule="auto"/>
        <w:ind w:firstLine="720"/>
        <w:jc w:val="both"/>
        <w:rPr>
          <w:rFonts w:ascii="Times New Roman" w:hAnsi="Times New Roman" w:cs="Times New Roman"/>
          <w:sz w:val="24"/>
          <w:szCs w:val="24"/>
        </w:rPr>
      </w:pPr>
      <w:r w:rsidRPr="00597231">
        <w:rPr>
          <w:rFonts w:ascii="Times New Roman" w:hAnsi="Times New Roman" w:cs="Times New Roman"/>
          <w:sz w:val="24"/>
          <w:szCs w:val="24"/>
        </w:rPr>
        <w:t xml:space="preserve">Priorities are given to each router in the HSRP setup to establish their function in the network. KL_ROUTER has a higher priority (110) than the backup router (100) in this case for both Group 10 and Group 20. This prioritisation guarantees that KL_ROUTER plays an active role in load balancing and network performance optimisation. </w:t>
      </w:r>
    </w:p>
    <w:p w14:paraId="7FD93654" w14:textId="77777777" w:rsidR="00597231" w:rsidRPr="00597231" w:rsidRDefault="00597231" w:rsidP="00597231">
      <w:pPr>
        <w:spacing w:line="360" w:lineRule="auto"/>
        <w:ind w:firstLine="720"/>
        <w:jc w:val="both"/>
        <w:rPr>
          <w:rFonts w:ascii="Times New Roman" w:hAnsi="Times New Roman" w:cs="Times New Roman"/>
          <w:sz w:val="24"/>
          <w:szCs w:val="24"/>
        </w:rPr>
      </w:pPr>
    </w:p>
    <w:p w14:paraId="4B06329F" w14:textId="77777777" w:rsidR="00597231" w:rsidRPr="00597231" w:rsidRDefault="00597231" w:rsidP="00597231">
      <w:pPr>
        <w:spacing w:line="360" w:lineRule="auto"/>
        <w:ind w:firstLine="720"/>
        <w:jc w:val="both"/>
        <w:rPr>
          <w:rFonts w:ascii="Times New Roman" w:hAnsi="Times New Roman" w:cs="Times New Roman"/>
          <w:sz w:val="24"/>
          <w:szCs w:val="24"/>
        </w:rPr>
      </w:pPr>
    </w:p>
    <w:p w14:paraId="47D0CC36" w14:textId="77777777" w:rsidR="00597231" w:rsidRPr="00597231" w:rsidRDefault="00597231" w:rsidP="00597231">
      <w:pPr>
        <w:spacing w:line="360" w:lineRule="auto"/>
        <w:ind w:firstLine="720"/>
        <w:jc w:val="both"/>
        <w:rPr>
          <w:rFonts w:ascii="Times New Roman" w:hAnsi="Times New Roman" w:cs="Times New Roman"/>
          <w:sz w:val="24"/>
          <w:szCs w:val="24"/>
        </w:rPr>
      </w:pPr>
    </w:p>
    <w:p w14:paraId="30371447" w14:textId="77777777" w:rsidR="00597231" w:rsidRPr="00597231" w:rsidRDefault="00597231" w:rsidP="00597231">
      <w:pPr>
        <w:spacing w:line="360" w:lineRule="auto"/>
        <w:ind w:firstLine="720"/>
        <w:jc w:val="both"/>
        <w:rPr>
          <w:rFonts w:ascii="Times New Roman" w:hAnsi="Times New Roman" w:cs="Times New Roman"/>
          <w:sz w:val="24"/>
          <w:szCs w:val="24"/>
        </w:rPr>
      </w:pPr>
    </w:p>
    <w:p w14:paraId="4C11A768" w14:textId="77777777" w:rsidR="00597231" w:rsidRPr="00597231" w:rsidRDefault="00597231" w:rsidP="00597231">
      <w:pPr>
        <w:spacing w:line="360" w:lineRule="auto"/>
        <w:ind w:firstLine="720"/>
        <w:jc w:val="both"/>
        <w:rPr>
          <w:rFonts w:ascii="Times New Roman" w:hAnsi="Times New Roman" w:cs="Times New Roman"/>
          <w:sz w:val="24"/>
          <w:szCs w:val="24"/>
        </w:rPr>
      </w:pPr>
    </w:p>
    <w:p w14:paraId="36773BC0" w14:textId="77777777" w:rsidR="00366BC5" w:rsidRDefault="00366BC5" w:rsidP="00D6166A">
      <w:pPr>
        <w:spacing w:line="360" w:lineRule="auto"/>
        <w:ind w:firstLine="720"/>
        <w:jc w:val="both"/>
        <w:rPr>
          <w:rFonts w:ascii="Times New Roman" w:hAnsi="Times New Roman" w:cs="Times New Roman"/>
          <w:sz w:val="24"/>
          <w:szCs w:val="24"/>
        </w:rPr>
      </w:pPr>
    </w:p>
    <w:p w14:paraId="7AB93022" w14:textId="77777777" w:rsidR="00366BC5" w:rsidRDefault="00366BC5" w:rsidP="00D6166A">
      <w:pPr>
        <w:spacing w:line="360" w:lineRule="auto"/>
        <w:ind w:firstLine="720"/>
        <w:jc w:val="both"/>
        <w:rPr>
          <w:rFonts w:ascii="Times New Roman" w:hAnsi="Times New Roman" w:cs="Times New Roman"/>
          <w:sz w:val="24"/>
          <w:szCs w:val="24"/>
        </w:rPr>
      </w:pPr>
    </w:p>
    <w:p w14:paraId="6175170C" w14:textId="77777777" w:rsidR="004132EB" w:rsidRPr="002F6A46" w:rsidRDefault="004132EB" w:rsidP="004132EB">
      <w:pPr>
        <w:spacing w:line="360" w:lineRule="auto"/>
        <w:jc w:val="both"/>
        <w:rPr>
          <w:rFonts w:ascii="Times New Roman" w:hAnsi="Times New Roman" w:cs="Times New Roman"/>
          <w:sz w:val="24"/>
          <w:szCs w:val="24"/>
        </w:rPr>
      </w:pPr>
    </w:p>
    <w:p w14:paraId="2DC7484A" w14:textId="35B7A29C" w:rsidR="00C21AEC" w:rsidRPr="00597231" w:rsidRDefault="00366BC5" w:rsidP="00597231">
      <w:pPr>
        <w:pStyle w:val="Heading1"/>
        <w:spacing w:line="360" w:lineRule="auto"/>
        <w:jc w:val="both"/>
        <w:rPr>
          <w:rFonts w:ascii="Times New Roman" w:hAnsi="Times New Roman" w:cs="Times New Roman"/>
          <w:b/>
          <w:bCs/>
          <w:color w:val="auto"/>
          <w:sz w:val="28"/>
          <w:szCs w:val="28"/>
          <w:lang w:val="en-MY"/>
        </w:rPr>
      </w:pPr>
      <w:bookmarkStart w:id="54" w:name="_Toc1356246132"/>
      <w:bookmarkStart w:id="55" w:name="_Toc153748319"/>
      <w:r>
        <w:rPr>
          <w:rFonts w:ascii="Times New Roman" w:hAnsi="Times New Roman" w:cs="Times New Roman"/>
          <w:b/>
          <w:bCs/>
          <w:color w:val="auto"/>
          <w:sz w:val="28"/>
          <w:szCs w:val="28"/>
          <w:lang w:val="en-MY"/>
        </w:rPr>
        <w:t xml:space="preserve">8. </w:t>
      </w:r>
      <w:r w:rsidRPr="00366BC5">
        <w:rPr>
          <w:rFonts w:ascii="Times New Roman" w:hAnsi="Times New Roman" w:cs="Times New Roman"/>
          <w:b/>
          <w:bCs/>
          <w:color w:val="auto"/>
          <w:sz w:val="28"/>
          <w:szCs w:val="28"/>
          <w:lang w:val="en-MY"/>
        </w:rPr>
        <w:t>Server Farm Configuration</w:t>
      </w:r>
      <w:bookmarkEnd w:id="54"/>
      <w:bookmarkEnd w:id="55"/>
    </w:p>
    <w:p w14:paraId="1CEA8126" w14:textId="1AD2BA2B" w:rsidR="00366BC5" w:rsidRPr="00366BC5" w:rsidRDefault="00366BC5" w:rsidP="00D6166A">
      <w:pPr>
        <w:spacing w:line="360" w:lineRule="auto"/>
        <w:ind w:firstLine="720"/>
        <w:jc w:val="both"/>
        <w:rPr>
          <w:rFonts w:ascii="Times New Roman" w:hAnsi="Times New Roman" w:cs="Times New Roman"/>
          <w:sz w:val="24"/>
          <w:szCs w:val="24"/>
        </w:rPr>
      </w:pPr>
      <w:r w:rsidRPr="00366BC5">
        <w:rPr>
          <w:rFonts w:ascii="Times New Roman" w:hAnsi="Times New Roman" w:cs="Times New Roman"/>
          <w:sz w:val="24"/>
          <w:szCs w:val="24"/>
        </w:rPr>
        <w:t>The Server Farm plays an essential role in the network's overall operation and efficiency, acting as the backbone for hosting critical applications, databases, and services</w:t>
      </w:r>
      <w:r w:rsidR="0096620D">
        <w:rPr>
          <w:rFonts w:ascii="Times New Roman" w:hAnsi="Times New Roman" w:cs="Times New Roman"/>
          <w:sz w:val="24"/>
          <w:szCs w:val="24"/>
        </w:rPr>
        <w:t xml:space="preserve"> </w:t>
      </w:r>
      <w:r w:rsidR="0096620D" w:rsidRPr="0096620D">
        <w:rPr>
          <w:rFonts w:ascii="Times New Roman" w:hAnsi="Times New Roman" w:cs="Times New Roman"/>
          <w:sz w:val="24"/>
          <w:szCs w:val="24"/>
        </w:rPr>
        <w:t>(</w:t>
      </w:r>
      <w:proofErr w:type="spellStart"/>
      <w:r w:rsidR="0096620D" w:rsidRPr="0096620D">
        <w:rPr>
          <w:rFonts w:ascii="Times New Roman" w:hAnsi="Times New Roman" w:cs="Times New Roman"/>
          <w:sz w:val="24"/>
          <w:szCs w:val="24"/>
        </w:rPr>
        <w:t>GeneSys</w:t>
      </w:r>
      <w:proofErr w:type="spellEnd"/>
      <w:r w:rsidR="0096620D" w:rsidRPr="0096620D">
        <w:rPr>
          <w:rFonts w:ascii="Times New Roman" w:hAnsi="Times New Roman" w:cs="Times New Roman"/>
          <w:sz w:val="24"/>
          <w:szCs w:val="24"/>
        </w:rPr>
        <w:t>, 2023)</w:t>
      </w:r>
      <w:r w:rsidRPr="00366BC5">
        <w:rPr>
          <w:rFonts w:ascii="Times New Roman" w:hAnsi="Times New Roman" w:cs="Times New Roman"/>
          <w:sz w:val="24"/>
          <w:szCs w:val="24"/>
        </w:rPr>
        <w:t xml:space="preserve">. Configuring the Server Farm is an important step in optimising network performance and assuring continuous resource </w:t>
      </w:r>
      <w:proofErr w:type="gramStart"/>
      <w:r w:rsidRPr="00366BC5">
        <w:rPr>
          <w:rFonts w:ascii="Times New Roman" w:hAnsi="Times New Roman" w:cs="Times New Roman"/>
          <w:sz w:val="24"/>
          <w:szCs w:val="24"/>
        </w:rPr>
        <w:t>access</w:t>
      </w:r>
      <w:r w:rsidR="008A1EE9">
        <w:rPr>
          <w:rFonts w:ascii="Times New Roman" w:hAnsi="Times New Roman" w:cs="Times New Roman"/>
          <w:sz w:val="24"/>
          <w:szCs w:val="24"/>
        </w:rPr>
        <w:t xml:space="preserve"> </w:t>
      </w:r>
      <w:r w:rsidRPr="00366BC5">
        <w:rPr>
          <w:rFonts w:ascii="Times New Roman" w:hAnsi="Times New Roman" w:cs="Times New Roman"/>
          <w:sz w:val="24"/>
          <w:szCs w:val="24"/>
        </w:rPr>
        <w:t>.</w:t>
      </w:r>
      <w:proofErr w:type="gramEnd"/>
      <w:r w:rsidRPr="00366BC5">
        <w:rPr>
          <w:rFonts w:ascii="Times New Roman" w:hAnsi="Times New Roman" w:cs="Times New Roman"/>
          <w:sz w:val="24"/>
          <w:szCs w:val="24"/>
        </w:rPr>
        <w:t xml:space="preserve"> In this part, </w:t>
      </w:r>
      <w:r w:rsidR="003B65C7">
        <w:rPr>
          <w:rFonts w:ascii="Times New Roman" w:hAnsi="Times New Roman" w:cs="Times New Roman"/>
          <w:sz w:val="24"/>
          <w:szCs w:val="24"/>
        </w:rPr>
        <w:t xml:space="preserve">network </w:t>
      </w:r>
      <w:proofErr w:type="gramStart"/>
      <w:r w:rsidR="003B65C7">
        <w:rPr>
          <w:rFonts w:ascii="Times New Roman" w:hAnsi="Times New Roman" w:cs="Times New Roman"/>
          <w:sz w:val="24"/>
          <w:szCs w:val="24"/>
        </w:rPr>
        <w:t xml:space="preserve">administrators </w:t>
      </w:r>
      <w:r w:rsidRPr="00366BC5">
        <w:rPr>
          <w:rFonts w:ascii="Times New Roman" w:hAnsi="Times New Roman" w:cs="Times New Roman"/>
          <w:sz w:val="24"/>
          <w:szCs w:val="24"/>
        </w:rPr>
        <w:t xml:space="preserve"> will</w:t>
      </w:r>
      <w:proofErr w:type="gramEnd"/>
      <w:r w:rsidRPr="00366BC5">
        <w:rPr>
          <w:rFonts w:ascii="Times New Roman" w:hAnsi="Times New Roman" w:cs="Times New Roman"/>
          <w:sz w:val="24"/>
          <w:szCs w:val="24"/>
        </w:rPr>
        <w:t xml:space="preserve"> look at the server farm setup of Microtech Sdn. Bhd. The emphasis will be on developing a well-organized and resilient infrastructure that matches with the company's operating objectives, from defining server responsibilities to implementing effective security measures. </w:t>
      </w:r>
    </w:p>
    <w:p w14:paraId="480192D6" w14:textId="2DA2FA61" w:rsidR="001B1A52" w:rsidRPr="00E22D5C" w:rsidRDefault="004F6F13" w:rsidP="00E22D5C">
      <w:pPr>
        <w:pStyle w:val="Heading2"/>
        <w:spacing w:line="360" w:lineRule="auto"/>
        <w:rPr>
          <w:rFonts w:ascii="Times New Roman" w:hAnsi="Times New Roman" w:cs="Times New Roman"/>
          <w:b/>
          <w:bCs/>
          <w:color w:val="auto"/>
        </w:rPr>
      </w:pPr>
      <w:bookmarkStart w:id="56" w:name="_Toc153748320"/>
      <w:r>
        <w:rPr>
          <w:rFonts w:ascii="Times New Roman" w:hAnsi="Times New Roman" w:cs="Times New Roman"/>
          <w:b/>
          <w:bCs/>
          <w:color w:val="auto"/>
        </w:rPr>
        <w:t>8</w:t>
      </w:r>
      <w:r w:rsidRPr="00144EDB">
        <w:rPr>
          <w:rFonts w:ascii="Times New Roman" w:hAnsi="Times New Roman" w:cs="Times New Roman"/>
          <w:b/>
          <w:bCs/>
          <w:color w:val="auto"/>
        </w:rPr>
        <w:t xml:space="preserve">.1 </w:t>
      </w:r>
      <w:r w:rsidR="00F168A5">
        <w:rPr>
          <w:rFonts w:ascii="Times New Roman" w:hAnsi="Times New Roman" w:cs="Times New Roman"/>
          <w:b/>
          <w:bCs/>
          <w:color w:val="auto"/>
        </w:rPr>
        <w:t>VLANs Configuration in Server Farm</w:t>
      </w:r>
      <w:bookmarkEnd w:id="56"/>
    </w:p>
    <w:p w14:paraId="44495B5F" w14:textId="26EF1BFA" w:rsidR="00E22D5C" w:rsidRPr="00E22D5C" w:rsidRDefault="00E22D5C" w:rsidP="00E22D5C">
      <w:pPr>
        <w:spacing w:line="360" w:lineRule="auto"/>
        <w:ind w:firstLine="720"/>
        <w:jc w:val="both"/>
        <w:rPr>
          <w:rFonts w:ascii="Times New Roman" w:hAnsi="Times New Roman" w:cs="Times New Roman"/>
          <w:sz w:val="24"/>
          <w:szCs w:val="24"/>
        </w:rPr>
      </w:pPr>
      <w:r w:rsidRPr="00E22D5C">
        <w:rPr>
          <w:rFonts w:ascii="Times New Roman" w:hAnsi="Times New Roman" w:cs="Times New Roman"/>
          <w:sz w:val="24"/>
          <w:szCs w:val="24"/>
        </w:rPr>
        <w:t>Microtech Sdn. Bhd. has built a well-organized Virtual LAN (VLAN) structure inside the server farm environment in the VLAN setup for ServerFarm_SW (refer to Figure 4). VLAN 1 is the default VLAN for public connection, while VLAN 50 (administration) is devoted to network administration services, providing a secure environment for administrative duties.</w:t>
      </w:r>
    </w:p>
    <w:p w14:paraId="438A7BC0" w14:textId="4D431517" w:rsidR="001B1A52" w:rsidRPr="00E22D5C" w:rsidRDefault="00E22D5C" w:rsidP="00E22D5C">
      <w:pPr>
        <w:spacing w:line="360" w:lineRule="auto"/>
        <w:ind w:firstLine="720"/>
        <w:jc w:val="both"/>
        <w:rPr>
          <w:rFonts w:ascii="Times New Roman" w:hAnsi="Times New Roman" w:cs="Times New Roman"/>
          <w:sz w:val="24"/>
          <w:szCs w:val="24"/>
        </w:rPr>
      </w:pPr>
      <w:r w:rsidRPr="00E22D5C">
        <w:rPr>
          <w:rFonts w:ascii="Times New Roman" w:hAnsi="Times New Roman" w:cs="Times New Roman"/>
          <w:sz w:val="24"/>
          <w:szCs w:val="24"/>
        </w:rPr>
        <w:t>Furthermore, VLAN 60 (ServerFarm) is dedicated to server farm-related operations, supporting effective communication and traffic management within this essential network segment. VLAN 99 (Native) is the default VLAN for untagged traffic, whereas VLAN 100 (BlackHole) is reserved for specialised network needs.</w:t>
      </w:r>
    </w:p>
    <w:p w14:paraId="16779C48" w14:textId="111DF49C" w:rsidR="004F6F13" w:rsidRDefault="005612D6" w:rsidP="00E22D5C">
      <w:pPr>
        <w:pStyle w:val="Caption"/>
        <w:spacing w:line="360" w:lineRule="auto"/>
        <w:jc w:val="center"/>
        <w:rPr>
          <w:rFonts w:ascii="Times New Roman" w:hAnsi="Times New Roman" w:cs="Times New Roman"/>
          <w:b/>
          <w:bCs/>
          <w:color w:val="auto"/>
          <w:sz w:val="20"/>
          <w:szCs w:val="20"/>
        </w:rPr>
      </w:pPr>
      <w:r>
        <w:rPr>
          <w:noProof/>
        </w:rPr>
        <w:drawing>
          <wp:inline distT="0" distB="0" distL="0" distR="0" wp14:anchorId="4FD27A24" wp14:editId="68CE3D57">
            <wp:extent cx="5943600" cy="2615565"/>
            <wp:effectExtent l="0" t="0" r="0" b="0"/>
            <wp:docPr id="973333420" name="Picture 9733334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333420"/>
                    <pic:cNvPicPr/>
                  </pic:nvPicPr>
                  <pic:blipFill>
                    <a:blip r:embed="rId43">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r w:rsidR="00E22D5C" w:rsidRPr="00E22D5C">
        <w:rPr>
          <w:rFonts w:ascii="Times New Roman" w:hAnsi="Times New Roman" w:cs="Times New Roman"/>
          <w:b/>
          <w:bCs/>
          <w:color w:val="auto"/>
          <w:sz w:val="20"/>
          <w:szCs w:val="20"/>
        </w:rPr>
        <w:t xml:space="preserve">Figure </w:t>
      </w:r>
      <w:r w:rsidR="6ED19455" w:rsidRPr="5692027E">
        <w:rPr>
          <w:rFonts w:ascii="Times New Roman" w:hAnsi="Times New Roman" w:cs="Times New Roman"/>
          <w:b/>
          <w:bCs/>
          <w:color w:val="auto"/>
          <w:sz w:val="20"/>
          <w:szCs w:val="20"/>
        </w:rPr>
        <w:t>34</w:t>
      </w:r>
      <w:r w:rsidR="00E22D5C" w:rsidRPr="5692027E">
        <w:rPr>
          <w:rFonts w:ascii="Times New Roman" w:hAnsi="Times New Roman" w:cs="Times New Roman"/>
          <w:b/>
          <w:bCs/>
          <w:color w:val="auto"/>
          <w:sz w:val="20"/>
          <w:szCs w:val="20"/>
        </w:rPr>
        <w:t>:</w:t>
      </w:r>
      <w:r w:rsidR="00E22D5C" w:rsidRPr="00E22D5C">
        <w:rPr>
          <w:rFonts w:ascii="Times New Roman" w:hAnsi="Times New Roman" w:cs="Times New Roman"/>
          <w:b/>
          <w:bCs/>
          <w:color w:val="auto"/>
          <w:sz w:val="20"/>
          <w:szCs w:val="20"/>
        </w:rPr>
        <w:t xml:space="preserve"> </w:t>
      </w:r>
      <w:proofErr w:type="spellStart"/>
      <w:r w:rsidR="00E22D5C" w:rsidRPr="00E22D5C">
        <w:rPr>
          <w:rFonts w:ascii="Times New Roman" w:hAnsi="Times New Roman" w:cs="Times New Roman"/>
          <w:b/>
          <w:bCs/>
          <w:color w:val="auto"/>
          <w:sz w:val="20"/>
          <w:szCs w:val="20"/>
        </w:rPr>
        <w:t>ServerFarm_SW</w:t>
      </w:r>
      <w:proofErr w:type="spellEnd"/>
      <w:r w:rsidR="00E22D5C" w:rsidRPr="00E22D5C">
        <w:rPr>
          <w:rFonts w:ascii="Times New Roman" w:hAnsi="Times New Roman" w:cs="Times New Roman"/>
          <w:b/>
          <w:bCs/>
          <w:color w:val="auto"/>
          <w:sz w:val="20"/>
          <w:szCs w:val="20"/>
        </w:rPr>
        <w:t xml:space="preserve"> VLAN Configuration</w:t>
      </w:r>
    </w:p>
    <w:p w14:paraId="38F91985" w14:textId="77777777" w:rsidR="00E22D5C" w:rsidRDefault="00E22D5C" w:rsidP="00E22D5C"/>
    <w:p w14:paraId="11BC8DB5" w14:textId="0C9D935D" w:rsidR="002D24E7" w:rsidRDefault="00BA4E95" w:rsidP="003A0C7A">
      <w:pPr>
        <w:pStyle w:val="Heading2"/>
        <w:spacing w:line="360" w:lineRule="auto"/>
        <w:rPr>
          <w:rFonts w:ascii="Times New Roman" w:hAnsi="Times New Roman" w:cs="Times New Roman"/>
          <w:b/>
          <w:bCs/>
          <w:color w:val="auto"/>
          <w:lang w:val="en-MY"/>
        </w:rPr>
      </w:pPr>
      <w:bookmarkStart w:id="57" w:name="_Toc153748321"/>
      <w:r>
        <w:rPr>
          <w:rFonts w:ascii="Times New Roman" w:hAnsi="Times New Roman" w:cs="Times New Roman"/>
          <w:b/>
          <w:bCs/>
          <w:color w:val="auto"/>
        </w:rPr>
        <w:t>8</w:t>
      </w:r>
      <w:r w:rsidRPr="00144EDB">
        <w:rPr>
          <w:rFonts w:ascii="Times New Roman" w:hAnsi="Times New Roman" w:cs="Times New Roman"/>
          <w:b/>
          <w:bCs/>
          <w:color w:val="auto"/>
        </w:rPr>
        <w:t>.</w:t>
      </w:r>
      <w:r>
        <w:rPr>
          <w:rFonts w:ascii="Times New Roman" w:hAnsi="Times New Roman" w:cs="Times New Roman"/>
          <w:b/>
          <w:bCs/>
          <w:color w:val="auto"/>
        </w:rPr>
        <w:t>2</w:t>
      </w:r>
      <w:r w:rsidRPr="00144EDB">
        <w:rPr>
          <w:rFonts w:ascii="Times New Roman" w:hAnsi="Times New Roman" w:cs="Times New Roman"/>
          <w:b/>
          <w:bCs/>
          <w:color w:val="auto"/>
        </w:rPr>
        <w:t xml:space="preserve"> </w:t>
      </w:r>
      <w:r w:rsidR="009A4BA1" w:rsidRPr="009A4BA1">
        <w:rPr>
          <w:rFonts w:ascii="Times New Roman" w:hAnsi="Times New Roman" w:cs="Times New Roman"/>
          <w:b/>
          <w:bCs/>
          <w:color w:val="auto"/>
          <w:lang w:val="en-MY"/>
        </w:rPr>
        <w:t>DNS Server Configuration</w:t>
      </w:r>
      <w:bookmarkEnd w:id="57"/>
    </w:p>
    <w:p w14:paraId="2C698C1D" w14:textId="05EF12A1" w:rsidR="00670621" w:rsidRPr="00670621" w:rsidRDefault="00670621" w:rsidP="00670621">
      <w:pPr>
        <w:spacing w:line="360" w:lineRule="auto"/>
        <w:ind w:firstLine="720"/>
        <w:jc w:val="both"/>
        <w:rPr>
          <w:rFonts w:ascii="Times New Roman" w:hAnsi="Times New Roman" w:cs="Times New Roman"/>
          <w:sz w:val="24"/>
          <w:szCs w:val="24"/>
          <w:lang w:val="en-MY"/>
        </w:rPr>
      </w:pPr>
      <w:r w:rsidRPr="00670621">
        <w:rPr>
          <w:rFonts w:ascii="Times New Roman" w:hAnsi="Times New Roman" w:cs="Times New Roman"/>
          <w:sz w:val="24"/>
          <w:szCs w:val="24"/>
          <w:lang w:val="en-MY"/>
        </w:rPr>
        <w:t xml:space="preserve">The main DNS server is configured to the IP address 195.200.50.34 in the DNS server setup for Microtech Sdn. Bhd.'s network (as seen in </w:t>
      </w:r>
      <w:r w:rsidR="00FF2486">
        <w:rPr>
          <w:rFonts w:ascii="Times New Roman" w:hAnsi="Times New Roman" w:cs="Times New Roman"/>
          <w:sz w:val="24"/>
          <w:szCs w:val="24"/>
          <w:lang w:val="en-MY"/>
        </w:rPr>
        <w:t>f</w:t>
      </w:r>
      <w:r w:rsidRPr="00670621">
        <w:rPr>
          <w:rFonts w:ascii="Times New Roman" w:hAnsi="Times New Roman" w:cs="Times New Roman"/>
          <w:sz w:val="24"/>
          <w:szCs w:val="24"/>
          <w:lang w:val="en-MY"/>
        </w:rPr>
        <w:t xml:space="preserve">igure </w:t>
      </w:r>
      <w:r w:rsidR="00FF2486">
        <w:rPr>
          <w:rFonts w:ascii="Times New Roman" w:hAnsi="Times New Roman" w:cs="Times New Roman"/>
          <w:sz w:val="24"/>
          <w:szCs w:val="24"/>
          <w:lang w:val="en-MY"/>
        </w:rPr>
        <w:t>19</w:t>
      </w:r>
      <w:r w:rsidRPr="00670621">
        <w:rPr>
          <w:rFonts w:ascii="Times New Roman" w:hAnsi="Times New Roman" w:cs="Times New Roman"/>
          <w:sz w:val="24"/>
          <w:szCs w:val="24"/>
          <w:lang w:val="en-MY"/>
        </w:rPr>
        <w:t>). This DNS server is critical in converting human-readable domain names into machine-readable IP addresses, allowing for smooth network connection and data retrieval.</w:t>
      </w:r>
    </w:p>
    <w:p w14:paraId="350050BF" w14:textId="2BF6FE56" w:rsidR="002D24E7" w:rsidRPr="00670621" w:rsidRDefault="00670621" w:rsidP="00342BD7">
      <w:pPr>
        <w:spacing w:line="360" w:lineRule="auto"/>
        <w:ind w:firstLine="720"/>
        <w:jc w:val="both"/>
        <w:rPr>
          <w:rFonts w:ascii="Times New Roman" w:hAnsi="Times New Roman" w:cs="Times New Roman"/>
          <w:sz w:val="24"/>
          <w:szCs w:val="24"/>
          <w:lang w:val="en-MY"/>
        </w:rPr>
      </w:pPr>
      <w:r w:rsidRPr="00670621">
        <w:rPr>
          <w:rFonts w:ascii="Times New Roman" w:hAnsi="Times New Roman" w:cs="Times New Roman"/>
          <w:sz w:val="24"/>
          <w:szCs w:val="24"/>
          <w:lang w:val="en-MY"/>
        </w:rPr>
        <w:t>The DNS server has a static IPv4 address of 195.200.50.34, a subnet mask of 255.255.255.240, and a default gateway of 195.200.50.33. This static setup guarantees that domain names and IP addresses are consistently and reliably associated, contributing to the efficient operation of network services.</w:t>
      </w:r>
      <w:r w:rsidR="00342BD7">
        <w:rPr>
          <w:rFonts w:ascii="Times New Roman" w:hAnsi="Times New Roman" w:cs="Times New Roman"/>
          <w:sz w:val="24"/>
          <w:szCs w:val="24"/>
          <w:lang w:val="en-MY"/>
        </w:rPr>
        <w:t xml:space="preserve"> </w:t>
      </w:r>
      <w:r w:rsidRPr="00670621">
        <w:rPr>
          <w:rFonts w:ascii="Times New Roman" w:hAnsi="Times New Roman" w:cs="Times New Roman"/>
          <w:sz w:val="24"/>
          <w:szCs w:val="24"/>
          <w:lang w:val="en-MY"/>
        </w:rPr>
        <w:t>Furthermore, IPv6 is configured to be automatic, creating a link-local address (FE80::</w:t>
      </w:r>
      <w:proofErr w:type="gramStart"/>
      <w:r w:rsidRPr="00670621">
        <w:rPr>
          <w:rFonts w:ascii="Times New Roman" w:hAnsi="Times New Roman" w:cs="Times New Roman"/>
          <w:sz w:val="24"/>
          <w:szCs w:val="24"/>
          <w:lang w:val="en-MY"/>
        </w:rPr>
        <w:t>201:43FF:FE18</w:t>
      </w:r>
      <w:proofErr w:type="gramEnd"/>
      <w:r w:rsidRPr="00670621">
        <w:rPr>
          <w:rFonts w:ascii="Times New Roman" w:hAnsi="Times New Roman" w:cs="Times New Roman"/>
          <w:sz w:val="24"/>
          <w:szCs w:val="24"/>
          <w:lang w:val="en-MY"/>
        </w:rPr>
        <w:t xml:space="preserve">:A87D) and using the same DNS server (195.200.50.34). </w:t>
      </w:r>
    </w:p>
    <w:p w14:paraId="6B6957B5" w14:textId="3B14EDED" w:rsidR="00366BC5" w:rsidRDefault="002D24E7" w:rsidP="002D24E7">
      <w:pPr>
        <w:spacing w:line="360" w:lineRule="auto"/>
        <w:jc w:val="center"/>
      </w:pPr>
      <w:r w:rsidRPr="002D24E7">
        <w:drawing>
          <wp:inline distT="0" distB="0" distL="0" distR="0" wp14:anchorId="2CF86448" wp14:editId="6E32BB40">
            <wp:extent cx="3575440" cy="3604089"/>
            <wp:effectExtent l="0" t="0" r="6350" b="0"/>
            <wp:docPr id="381894394" name="Picture 3818943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94394" name="Picture 1" descr="A screenshot of a computer&#10;&#10;Description automatically generated"/>
                    <pic:cNvPicPr/>
                  </pic:nvPicPr>
                  <pic:blipFill>
                    <a:blip r:embed="rId44"/>
                    <a:stretch>
                      <a:fillRect/>
                    </a:stretch>
                  </pic:blipFill>
                  <pic:spPr>
                    <a:xfrm>
                      <a:off x="0" y="0"/>
                      <a:ext cx="3582370" cy="3611075"/>
                    </a:xfrm>
                    <a:prstGeom prst="rect">
                      <a:avLst/>
                    </a:prstGeom>
                  </pic:spPr>
                </pic:pic>
              </a:graphicData>
            </a:graphic>
          </wp:inline>
        </w:drawing>
      </w:r>
    </w:p>
    <w:p w14:paraId="4BB2211C" w14:textId="608D61AB" w:rsidR="00670621" w:rsidRPr="00670621" w:rsidRDefault="00670621" w:rsidP="00670621">
      <w:pPr>
        <w:pStyle w:val="Caption"/>
        <w:jc w:val="center"/>
        <w:rPr>
          <w:rFonts w:ascii="Times New Roman" w:hAnsi="Times New Roman" w:cs="Times New Roman"/>
          <w:b/>
          <w:bCs/>
          <w:color w:val="auto"/>
          <w:sz w:val="20"/>
          <w:szCs w:val="20"/>
        </w:rPr>
      </w:pPr>
      <w:r w:rsidRPr="00670621">
        <w:rPr>
          <w:rFonts w:ascii="Times New Roman" w:hAnsi="Times New Roman" w:cs="Times New Roman"/>
          <w:b/>
          <w:bCs/>
          <w:color w:val="auto"/>
          <w:sz w:val="20"/>
          <w:szCs w:val="20"/>
        </w:rPr>
        <w:t xml:space="preserve">Figure </w:t>
      </w:r>
      <w:r w:rsidR="493D8971" w:rsidRPr="5692027E">
        <w:rPr>
          <w:rFonts w:ascii="Times New Roman" w:hAnsi="Times New Roman" w:cs="Times New Roman"/>
          <w:b/>
          <w:bCs/>
          <w:color w:val="auto"/>
          <w:sz w:val="20"/>
          <w:szCs w:val="20"/>
        </w:rPr>
        <w:t>35</w:t>
      </w:r>
      <w:r w:rsidRPr="5692027E">
        <w:rPr>
          <w:rFonts w:ascii="Times New Roman" w:hAnsi="Times New Roman" w:cs="Times New Roman"/>
          <w:b/>
          <w:bCs/>
          <w:color w:val="auto"/>
          <w:sz w:val="20"/>
          <w:szCs w:val="20"/>
        </w:rPr>
        <w:t>:</w:t>
      </w:r>
      <w:r w:rsidRPr="00670621">
        <w:rPr>
          <w:rFonts w:ascii="Times New Roman" w:hAnsi="Times New Roman" w:cs="Times New Roman"/>
          <w:b/>
          <w:bCs/>
          <w:color w:val="auto"/>
          <w:sz w:val="20"/>
          <w:szCs w:val="20"/>
        </w:rPr>
        <w:t xml:space="preserve"> Configuration of DNS Server</w:t>
      </w:r>
    </w:p>
    <w:p w14:paraId="49A893A7" w14:textId="77777777" w:rsidR="00D95815" w:rsidRDefault="00D95815" w:rsidP="00D6166A">
      <w:pPr>
        <w:spacing w:line="360" w:lineRule="auto"/>
      </w:pPr>
    </w:p>
    <w:p w14:paraId="24B1BC66" w14:textId="77777777" w:rsidR="00342BD7" w:rsidRDefault="00342BD7" w:rsidP="00D6166A">
      <w:pPr>
        <w:spacing w:line="360" w:lineRule="auto"/>
      </w:pPr>
    </w:p>
    <w:p w14:paraId="6B0E8CE8" w14:textId="77777777" w:rsidR="00342BD7" w:rsidRDefault="00342BD7" w:rsidP="00D6166A">
      <w:pPr>
        <w:spacing w:line="360" w:lineRule="auto"/>
      </w:pPr>
    </w:p>
    <w:p w14:paraId="07BE7AF5" w14:textId="08C1DA2A" w:rsidR="00D95815" w:rsidRDefault="00D95815" w:rsidP="00D95815">
      <w:pPr>
        <w:pStyle w:val="Heading2"/>
        <w:spacing w:line="360" w:lineRule="auto"/>
        <w:rPr>
          <w:rFonts w:ascii="Times New Roman" w:hAnsi="Times New Roman" w:cs="Times New Roman"/>
          <w:b/>
          <w:bCs/>
          <w:color w:val="auto"/>
          <w:lang w:val="en-MY"/>
        </w:rPr>
      </w:pPr>
      <w:bookmarkStart w:id="58" w:name="_Toc153748322"/>
      <w:r>
        <w:rPr>
          <w:rFonts w:ascii="Times New Roman" w:hAnsi="Times New Roman" w:cs="Times New Roman"/>
          <w:b/>
          <w:bCs/>
          <w:color w:val="auto"/>
        </w:rPr>
        <w:t>8</w:t>
      </w:r>
      <w:r w:rsidRPr="00144EDB">
        <w:rPr>
          <w:rFonts w:ascii="Times New Roman" w:hAnsi="Times New Roman" w:cs="Times New Roman"/>
          <w:b/>
          <w:bCs/>
          <w:color w:val="auto"/>
        </w:rPr>
        <w:t>.</w:t>
      </w:r>
      <w:r>
        <w:rPr>
          <w:rFonts w:ascii="Times New Roman" w:hAnsi="Times New Roman" w:cs="Times New Roman"/>
          <w:b/>
          <w:bCs/>
          <w:color w:val="auto"/>
        </w:rPr>
        <w:t>3</w:t>
      </w:r>
      <w:r w:rsidRPr="00144EDB">
        <w:rPr>
          <w:rFonts w:ascii="Times New Roman" w:hAnsi="Times New Roman" w:cs="Times New Roman"/>
          <w:b/>
          <w:bCs/>
          <w:color w:val="auto"/>
        </w:rPr>
        <w:t xml:space="preserve"> </w:t>
      </w:r>
      <w:r w:rsidR="00802266">
        <w:rPr>
          <w:rFonts w:ascii="Times New Roman" w:hAnsi="Times New Roman" w:cs="Times New Roman"/>
          <w:b/>
          <w:bCs/>
          <w:color w:val="auto"/>
          <w:lang w:val="en-MY"/>
        </w:rPr>
        <w:t>Web</w:t>
      </w:r>
      <w:r w:rsidRPr="009A4BA1">
        <w:rPr>
          <w:rFonts w:ascii="Times New Roman" w:hAnsi="Times New Roman" w:cs="Times New Roman"/>
          <w:b/>
          <w:bCs/>
          <w:color w:val="auto"/>
          <w:lang w:val="en-MY"/>
        </w:rPr>
        <w:t xml:space="preserve"> Server Configuration</w:t>
      </w:r>
      <w:bookmarkEnd w:id="58"/>
    </w:p>
    <w:p w14:paraId="2CCDB6B8" w14:textId="5E9E9258" w:rsidR="00802266" w:rsidRPr="00802266" w:rsidRDefault="00802266" w:rsidP="00802266">
      <w:pPr>
        <w:spacing w:line="360" w:lineRule="auto"/>
        <w:ind w:firstLine="720"/>
        <w:jc w:val="both"/>
        <w:rPr>
          <w:rFonts w:ascii="Times New Roman" w:hAnsi="Times New Roman" w:cs="Times New Roman"/>
          <w:sz w:val="24"/>
          <w:szCs w:val="24"/>
        </w:rPr>
      </w:pPr>
      <w:r w:rsidRPr="00802266">
        <w:rPr>
          <w:rFonts w:ascii="Times New Roman" w:hAnsi="Times New Roman" w:cs="Times New Roman"/>
          <w:sz w:val="24"/>
          <w:szCs w:val="24"/>
        </w:rPr>
        <w:t>The IPv4 address for Microtech Sdn. Bhd.'s network is statically allocated as 195.200.50.36, with a matching subnet mask of 255.255.255.240, in the configuration of the web server for Microtech Sdn. Bhd.'s network. The default gateway address is 195.200.50.33, which allows for connectivity with external networks.</w:t>
      </w:r>
    </w:p>
    <w:p w14:paraId="4C33D61D" w14:textId="59C468BE" w:rsidR="00802266" w:rsidRPr="00802266" w:rsidRDefault="00802266" w:rsidP="00802266">
      <w:pPr>
        <w:spacing w:line="360" w:lineRule="auto"/>
        <w:ind w:firstLine="720"/>
        <w:jc w:val="both"/>
        <w:rPr>
          <w:rFonts w:ascii="Times New Roman" w:hAnsi="Times New Roman" w:cs="Times New Roman"/>
          <w:sz w:val="24"/>
          <w:szCs w:val="24"/>
        </w:rPr>
      </w:pPr>
      <w:r w:rsidRPr="00802266">
        <w:rPr>
          <w:rFonts w:ascii="Times New Roman" w:hAnsi="Times New Roman" w:cs="Times New Roman"/>
          <w:sz w:val="24"/>
          <w:szCs w:val="24"/>
        </w:rPr>
        <w:t>Furthermore, the DNS server is set to 195.200.50.34, guaranteeing that the web server can resolve domain names for easy access to internet resources. This setting is required for the effective operation of web services as well as dependable network connection.</w:t>
      </w:r>
    </w:p>
    <w:p w14:paraId="411B68AF" w14:textId="6DDEE114" w:rsidR="00802266" w:rsidRPr="00802266" w:rsidRDefault="00802266" w:rsidP="00802266">
      <w:pPr>
        <w:spacing w:line="360" w:lineRule="auto"/>
        <w:ind w:firstLine="720"/>
        <w:jc w:val="both"/>
        <w:rPr>
          <w:rFonts w:ascii="Times New Roman" w:hAnsi="Times New Roman" w:cs="Times New Roman"/>
          <w:sz w:val="24"/>
          <w:szCs w:val="24"/>
        </w:rPr>
      </w:pPr>
      <w:r w:rsidRPr="00802266">
        <w:rPr>
          <w:rFonts w:ascii="Times New Roman" w:hAnsi="Times New Roman" w:cs="Times New Roman"/>
          <w:sz w:val="24"/>
          <w:szCs w:val="24"/>
        </w:rPr>
        <w:t>In terms of IPv6, the web server is set to use automatic addressing, which results in a link-local address (FE80::</w:t>
      </w:r>
      <w:proofErr w:type="gramStart"/>
      <w:r w:rsidRPr="00802266">
        <w:rPr>
          <w:rFonts w:ascii="Times New Roman" w:hAnsi="Times New Roman" w:cs="Times New Roman"/>
          <w:sz w:val="24"/>
          <w:szCs w:val="24"/>
        </w:rPr>
        <w:t>2E0:A3FF:FEEC</w:t>
      </w:r>
      <w:proofErr w:type="gramEnd"/>
      <w:r w:rsidRPr="00802266">
        <w:rPr>
          <w:rFonts w:ascii="Times New Roman" w:hAnsi="Times New Roman" w:cs="Times New Roman"/>
          <w:sz w:val="24"/>
          <w:szCs w:val="24"/>
        </w:rPr>
        <w:t>:9CC1). This dual-stack method provides IPv4 and IPv6 protocol compatibility, enabling the web server to interact efficiently in a variety of network situations.</w:t>
      </w:r>
    </w:p>
    <w:p w14:paraId="2A9E78A7" w14:textId="547AFA38" w:rsidR="00D50FF9" w:rsidRDefault="00802266" w:rsidP="00802266">
      <w:pPr>
        <w:spacing w:line="360" w:lineRule="auto"/>
        <w:ind w:firstLine="720"/>
        <w:jc w:val="both"/>
        <w:rPr>
          <w:rFonts w:ascii="Times New Roman" w:hAnsi="Times New Roman" w:cs="Times New Roman"/>
          <w:sz w:val="24"/>
          <w:szCs w:val="24"/>
        </w:rPr>
      </w:pPr>
      <w:r w:rsidRPr="00802266">
        <w:rPr>
          <w:rFonts w:ascii="Times New Roman" w:hAnsi="Times New Roman" w:cs="Times New Roman"/>
          <w:sz w:val="24"/>
          <w:szCs w:val="24"/>
        </w:rPr>
        <w:t>The 802.1X security feature is enabled, with MD5 authentication used for safe access control. The web server's unique link local IPv6 address (FE80::2E0:A3FF:FEEC:9CC1) improves its network visibility and accessibility.</w:t>
      </w:r>
    </w:p>
    <w:p w14:paraId="432700B4" w14:textId="57F9D6E9" w:rsidR="004B7CF4" w:rsidRPr="00802266" w:rsidRDefault="004B7CF4" w:rsidP="55F14A23">
      <w:pPr>
        <w:spacing w:line="360" w:lineRule="auto"/>
        <w:jc w:val="both"/>
        <w:rPr>
          <w:rFonts w:ascii="Times New Roman" w:hAnsi="Times New Roman" w:cs="Times New Roman"/>
          <w:sz w:val="24"/>
          <w:szCs w:val="24"/>
        </w:rPr>
      </w:pPr>
      <w:r w:rsidRPr="007343FB">
        <w:drawing>
          <wp:anchor distT="0" distB="0" distL="114300" distR="114300" simplePos="0" relativeHeight="251658243" behindDoc="1" locked="0" layoutInCell="1" allowOverlap="1" wp14:anchorId="04F82EF7" wp14:editId="2C786B75">
            <wp:simplePos x="0" y="0"/>
            <wp:positionH relativeFrom="margin">
              <wp:align>center</wp:align>
            </wp:positionH>
            <wp:positionV relativeFrom="paragraph">
              <wp:posOffset>10160</wp:posOffset>
            </wp:positionV>
            <wp:extent cx="3246755" cy="3287687"/>
            <wp:effectExtent l="0" t="0" r="0" b="8255"/>
            <wp:wrapTight wrapText="bothSides">
              <wp:wrapPolygon edited="0">
                <wp:start x="0" y="0"/>
                <wp:lineTo x="0" y="21529"/>
                <wp:lineTo x="21418" y="21529"/>
                <wp:lineTo x="21418" y="0"/>
                <wp:lineTo x="0" y="0"/>
              </wp:wrapPolygon>
            </wp:wrapTight>
            <wp:docPr id="1488081223" name="Picture 14880812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81223"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46755" cy="3287687"/>
                    </a:xfrm>
                    <a:prstGeom prst="rect">
                      <a:avLst/>
                    </a:prstGeom>
                  </pic:spPr>
                </pic:pic>
              </a:graphicData>
            </a:graphic>
          </wp:anchor>
        </w:drawing>
      </w:r>
    </w:p>
    <w:p w14:paraId="6838FC30" w14:textId="346A7D08" w:rsidR="004B7CF4" w:rsidRDefault="004B7CF4" w:rsidP="004B7CF4">
      <w:pPr>
        <w:pStyle w:val="Caption"/>
        <w:jc w:val="center"/>
        <w:rPr>
          <w:rFonts w:ascii="Times New Roman" w:hAnsi="Times New Roman" w:cs="Times New Roman"/>
          <w:b/>
          <w:bCs/>
          <w:color w:val="auto"/>
          <w:sz w:val="20"/>
          <w:szCs w:val="20"/>
        </w:rPr>
      </w:pPr>
      <w:bookmarkStart w:id="59" w:name="_Toc153749188"/>
      <w:r w:rsidRPr="004B7CF4">
        <w:rPr>
          <w:rFonts w:ascii="Times New Roman" w:hAnsi="Times New Roman" w:cs="Times New Roman"/>
          <w:b/>
          <w:bCs/>
          <w:color w:val="auto"/>
          <w:sz w:val="20"/>
          <w:szCs w:val="20"/>
        </w:rPr>
        <w:t xml:space="preserve">Figure </w:t>
      </w:r>
      <w:r w:rsidR="79445FA3" w:rsidRPr="55F14A23">
        <w:rPr>
          <w:rFonts w:ascii="Times New Roman" w:hAnsi="Times New Roman" w:cs="Times New Roman"/>
          <w:b/>
          <w:bCs/>
          <w:color w:val="auto"/>
          <w:sz w:val="20"/>
          <w:szCs w:val="20"/>
        </w:rPr>
        <w:t>36</w:t>
      </w:r>
      <w:r w:rsidRPr="004B7CF4">
        <w:rPr>
          <w:rFonts w:ascii="Times New Roman" w:hAnsi="Times New Roman" w:cs="Times New Roman"/>
          <w:b/>
          <w:bCs/>
          <w:color w:val="auto"/>
          <w:sz w:val="20"/>
          <w:szCs w:val="20"/>
        </w:rPr>
        <w:fldChar w:fldCharType="begin"/>
      </w:r>
      <w:r w:rsidRPr="004B7CF4">
        <w:rPr>
          <w:rFonts w:ascii="Times New Roman" w:hAnsi="Times New Roman" w:cs="Times New Roman"/>
          <w:b/>
          <w:bCs/>
          <w:color w:val="auto"/>
          <w:sz w:val="20"/>
          <w:szCs w:val="20"/>
        </w:rPr>
        <w:instrText xml:space="preserve"> SEQ Figure \* ARABIC </w:instrText>
      </w:r>
      <w:r w:rsidRPr="004B7CF4">
        <w:rPr>
          <w:rFonts w:ascii="Times New Roman" w:hAnsi="Times New Roman" w:cs="Times New Roman"/>
          <w:b/>
          <w:bCs/>
          <w:color w:val="auto"/>
          <w:sz w:val="20"/>
          <w:szCs w:val="20"/>
        </w:rPr>
        <w:fldChar w:fldCharType="separate"/>
      </w:r>
      <w:r w:rsidRPr="004B7CF4">
        <w:rPr>
          <w:rFonts w:ascii="Times New Roman" w:hAnsi="Times New Roman" w:cs="Times New Roman"/>
          <w:b/>
          <w:bCs/>
          <w:color w:val="auto"/>
          <w:sz w:val="20"/>
          <w:szCs w:val="20"/>
        </w:rPr>
        <w:fldChar w:fldCharType="end"/>
      </w:r>
      <w:r w:rsidRPr="004B7CF4">
        <w:rPr>
          <w:rFonts w:ascii="Times New Roman" w:hAnsi="Times New Roman" w:cs="Times New Roman"/>
          <w:b/>
          <w:bCs/>
          <w:color w:val="auto"/>
          <w:sz w:val="20"/>
          <w:szCs w:val="20"/>
        </w:rPr>
        <w:t>: Configuration of Web Server</w:t>
      </w:r>
      <w:bookmarkEnd w:id="59"/>
    </w:p>
    <w:p w14:paraId="7B262B9E" w14:textId="584B1EF1" w:rsidR="004B7CF4" w:rsidRDefault="004B7CF4" w:rsidP="004B7CF4">
      <w:pPr>
        <w:pStyle w:val="Heading2"/>
        <w:spacing w:line="360" w:lineRule="auto"/>
        <w:rPr>
          <w:rFonts w:ascii="Times New Roman" w:hAnsi="Times New Roman" w:cs="Times New Roman"/>
          <w:b/>
          <w:bCs/>
          <w:color w:val="auto"/>
          <w:lang w:val="en-MY"/>
        </w:rPr>
      </w:pPr>
      <w:bookmarkStart w:id="60" w:name="_Toc153748323"/>
      <w:r>
        <w:rPr>
          <w:rFonts w:ascii="Times New Roman" w:hAnsi="Times New Roman" w:cs="Times New Roman"/>
          <w:b/>
          <w:bCs/>
          <w:color w:val="auto"/>
        </w:rPr>
        <w:t>8</w:t>
      </w:r>
      <w:r w:rsidRPr="00144EDB">
        <w:rPr>
          <w:rFonts w:ascii="Times New Roman" w:hAnsi="Times New Roman" w:cs="Times New Roman"/>
          <w:b/>
          <w:bCs/>
          <w:color w:val="auto"/>
        </w:rPr>
        <w:t>.</w:t>
      </w:r>
      <w:r>
        <w:rPr>
          <w:rFonts w:ascii="Times New Roman" w:hAnsi="Times New Roman" w:cs="Times New Roman"/>
          <w:b/>
          <w:bCs/>
          <w:color w:val="auto"/>
        </w:rPr>
        <w:t>4</w:t>
      </w:r>
      <w:r w:rsidRPr="00144EDB">
        <w:rPr>
          <w:rFonts w:ascii="Times New Roman" w:hAnsi="Times New Roman" w:cs="Times New Roman"/>
          <w:b/>
          <w:bCs/>
          <w:color w:val="auto"/>
        </w:rPr>
        <w:t xml:space="preserve"> </w:t>
      </w:r>
      <w:r>
        <w:rPr>
          <w:rFonts w:ascii="Times New Roman" w:hAnsi="Times New Roman" w:cs="Times New Roman"/>
          <w:b/>
          <w:bCs/>
          <w:color w:val="auto"/>
          <w:lang w:val="en-MY"/>
        </w:rPr>
        <w:t>FTP</w:t>
      </w:r>
      <w:r w:rsidRPr="009A4BA1">
        <w:rPr>
          <w:rFonts w:ascii="Times New Roman" w:hAnsi="Times New Roman" w:cs="Times New Roman"/>
          <w:b/>
          <w:bCs/>
          <w:color w:val="auto"/>
          <w:lang w:val="en-MY"/>
        </w:rPr>
        <w:t xml:space="preserve"> Configuration</w:t>
      </w:r>
      <w:bookmarkEnd w:id="60"/>
    </w:p>
    <w:p w14:paraId="7B4CBF75" w14:textId="0CB50066" w:rsidR="00745049" w:rsidRPr="00745049" w:rsidRDefault="00745049" w:rsidP="00745049">
      <w:pPr>
        <w:spacing w:line="360" w:lineRule="auto"/>
        <w:ind w:firstLine="720"/>
        <w:jc w:val="both"/>
        <w:rPr>
          <w:rFonts w:ascii="Times New Roman" w:hAnsi="Times New Roman" w:cs="Times New Roman"/>
          <w:sz w:val="24"/>
          <w:szCs w:val="24"/>
          <w:lang w:val="en-MY"/>
        </w:rPr>
      </w:pPr>
      <w:r w:rsidRPr="00745049">
        <w:rPr>
          <w:rFonts w:ascii="Times New Roman" w:hAnsi="Times New Roman" w:cs="Times New Roman"/>
          <w:sz w:val="24"/>
          <w:szCs w:val="24"/>
          <w:lang w:val="en-MY"/>
        </w:rPr>
        <w:t>The IPv4 address of the FTP server inside Microtech Sdn. Bhd.'s network is statically set to 195.200.50.35, with a subnet mask of 255.255.255.240. The default gateway is set at 195.200.50.33, which allows for external network connectivity.</w:t>
      </w:r>
    </w:p>
    <w:p w14:paraId="78637D19" w14:textId="6F284E39" w:rsidR="00745049" w:rsidRPr="00745049" w:rsidRDefault="00745049" w:rsidP="00745049">
      <w:pPr>
        <w:spacing w:line="360" w:lineRule="auto"/>
        <w:ind w:firstLine="720"/>
        <w:jc w:val="both"/>
        <w:rPr>
          <w:rFonts w:ascii="Times New Roman" w:hAnsi="Times New Roman" w:cs="Times New Roman"/>
          <w:sz w:val="24"/>
          <w:szCs w:val="24"/>
          <w:lang w:val="en-MY"/>
        </w:rPr>
      </w:pPr>
      <w:r w:rsidRPr="00745049">
        <w:rPr>
          <w:rFonts w:ascii="Times New Roman" w:hAnsi="Times New Roman" w:cs="Times New Roman"/>
          <w:sz w:val="24"/>
          <w:szCs w:val="24"/>
          <w:lang w:val="en-MY"/>
        </w:rPr>
        <w:t>Similarly, the DNS server is listed as both 195.200.50.34 and 195.200.50.33, ensuring that the FTP server may resolve domain names seamlessly. This strong DNS setup ensures consistent access to web resources and improves the server's overall operation.</w:t>
      </w:r>
    </w:p>
    <w:p w14:paraId="2940A671" w14:textId="6C20D8A5" w:rsidR="00745049" w:rsidRPr="00745049" w:rsidRDefault="00745049" w:rsidP="00745049">
      <w:pPr>
        <w:spacing w:line="360" w:lineRule="auto"/>
        <w:ind w:firstLine="720"/>
        <w:jc w:val="both"/>
        <w:rPr>
          <w:rFonts w:ascii="Times New Roman" w:hAnsi="Times New Roman" w:cs="Times New Roman"/>
          <w:sz w:val="24"/>
          <w:szCs w:val="24"/>
          <w:lang w:val="en-MY"/>
        </w:rPr>
      </w:pPr>
      <w:r w:rsidRPr="00745049">
        <w:rPr>
          <w:rFonts w:ascii="Times New Roman" w:hAnsi="Times New Roman" w:cs="Times New Roman"/>
          <w:sz w:val="24"/>
          <w:szCs w:val="24"/>
          <w:lang w:val="en-MY"/>
        </w:rPr>
        <w:t>The FTP server uses automatic addressing for IPv6, resulting in a link-local address of FE80::206:2</w:t>
      </w:r>
      <w:proofErr w:type="gramStart"/>
      <w:r w:rsidRPr="00745049">
        <w:rPr>
          <w:rFonts w:ascii="Times New Roman" w:hAnsi="Times New Roman" w:cs="Times New Roman"/>
          <w:sz w:val="24"/>
          <w:szCs w:val="24"/>
          <w:lang w:val="en-MY"/>
        </w:rPr>
        <w:t>AFF:FECD</w:t>
      </w:r>
      <w:proofErr w:type="gramEnd"/>
      <w:r w:rsidRPr="00745049">
        <w:rPr>
          <w:rFonts w:ascii="Times New Roman" w:hAnsi="Times New Roman" w:cs="Times New Roman"/>
          <w:sz w:val="24"/>
          <w:szCs w:val="24"/>
          <w:lang w:val="en-MY"/>
        </w:rPr>
        <w:t>:B095. This dual-stack method provides IPv4 and IPv6 protocol compatibility, allowing the FTP server to interact efficiently in a variety of network situations.</w:t>
      </w:r>
    </w:p>
    <w:p w14:paraId="154BA5FF" w14:textId="303E1205" w:rsidR="00DE2150" w:rsidRPr="00745049" w:rsidRDefault="00745049" w:rsidP="00745049">
      <w:pPr>
        <w:spacing w:line="360" w:lineRule="auto"/>
        <w:ind w:firstLine="720"/>
        <w:jc w:val="both"/>
        <w:rPr>
          <w:rFonts w:ascii="Times New Roman" w:hAnsi="Times New Roman" w:cs="Times New Roman"/>
          <w:sz w:val="24"/>
          <w:szCs w:val="24"/>
          <w:lang w:val="en-MY"/>
        </w:rPr>
      </w:pPr>
      <w:r w:rsidRPr="00745049">
        <w:rPr>
          <w:rFonts w:ascii="Times New Roman" w:hAnsi="Times New Roman" w:cs="Times New Roman"/>
          <w:sz w:val="24"/>
          <w:szCs w:val="24"/>
          <w:lang w:val="en-MY"/>
        </w:rPr>
        <w:t>On the FTP server, the 802.1X security capability is enabled, with MD5 authentication for safe access management. The FTP server's unique link-local IPv6 address (FE80::206:2</w:t>
      </w:r>
      <w:proofErr w:type="gramStart"/>
      <w:r w:rsidRPr="00745049">
        <w:rPr>
          <w:rFonts w:ascii="Times New Roman" w:hAnsi="Times New Roman" w:cs="Times New Roman"/>
          <w:sz w:val="24"/>
          <w:szCs w:val="24"/>
          <w:lang w:val="en-MY"/>
        </w:rPr>
        <w:t>AFF:FECD</w:t>
      </w:r>
      <w:proofErr w:type="gramEnd"/>
      <w:r w:rsidRPr="00745049">
        <w:rPr>
          <w:rFonts w:ascii="Times New Roman" w:hAnsi="Times New Roman" w:cs="Times New Roman"/>
          <w:sz w:val="24"/>
          <w:szCs w:val="24"/>
          <w:lang w:val="en-MY"/>
        </w:rPr>
        <w:t>:B095) improves its network visibility and accessibility.</w:t>
      </w:r>
    </w:p>
    <w:p w14:paraId="5E81EA67" w14:textId="48276EB1" w:rsidR="004B7CF4" w:rsidRDefault="00DE2150" w:rsidP="00DE2150">
      <w:pPr>
        <w:jc w:val="center"/>
      </w:pPr>
      <w:r w:rsidRPr="00DE2150">
        <w:drawing>
          <wp:inline distT="0" distB="0" distL="0" distR="0" wp14:anchorId="2BCE55C4" wp14:editId="62A85494">
            <wp:extent cx="4032217" cy="4083050"/>
            <wp:effectExtent l="0" t="0" r="6985" b="0"/>
            <wp:docPr id="701091355" name="Picture 7010913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91355" name="Picture 1" descr="A screenshot of a computer&#10;&#10;Description automatically generated"/>
                    <pic:cNvPicPr/>
                  </pic:nvPicPr>
                  <pic:blipFill>
                    <a:blip r:embed="rId46"/>
                    <a:stretch>
                      <a:fillRect/>
                    </a:stretch>
                  </pic:blipFill>
                  <pic:spPr>
                    <a:xfrm>
                      <a:off x="0" y="0"/>
                      <a:ext cx="4035552" cy="4086428"/>
                    </a:xfrm>
                    <a:prstGeom prst="rect">
                      <a:avLst/>
                    </a:prstGeom>
                  </pic:spPr>
                </pic:pic>
              </a:graphicData>
            </a:graphic>
          </wp:inline>
        </w:drawing>
      </w:r>
    </w:p>
    <w:p w14:paraId="4356B0D7" w14:textId="24F3FD49" w:rsidR="00366BC5" w:rsidRPr="00745049" w:rsidRDefault="00745049" w:rsidP="00745049">
      <w:pPr>
        <w:pStyle w:val="Caption"/>
        <w:jc w:val="center"/>
        <w:rPr>
          <w:rFonts w:ascii="Times New Roman" w:hAnsi="Times New Roman" w:cs="Times New Roman"/>
          <w:b/>
          <w:bCs/>
          <w:color w:val="auto"/>
          <w:sz w:val="20"/>
          <w:szCs w:val="20"/>
        </w:rPr>
      </w:pPr>
      <w:bookmarkStart w:id="61" w:name="_Toc153749189"/>
      <w:r w:rsidRPr="00745049">
        <w:rPr>
          <w:rFonts w:ascii="Times New Roman" w:hAnsi="Times New Roman" w:cs="Times New Roman"/>
          <w:b/>
          <w:bCs/>
          <w:color w:val="auto"/>
          <w:sz w:val="20"/>
          <w:szCs w:val="20"/>
        </w:rPr>
        <w:t xml:space="preserve">Figure </w:t>
      </w:r>
      <w:r w:rsidR="2C9D4061" w:rsidRPr="55F14A23">
        <w:rPr>
          <w:rFonts w:ascii="Times New Roman" w:hAnsi="Times New Roman" w:cs="Times New Roman"/>
          <w:b/>
          <w:bCs/>
          <w:color w:val="auto"/>
          <w:sz w:val="20"/>
          <w:szCs w:val="20"/>
        </w:rPr>
        <w:t>37</w:t>
      </w:r>
      <w:r w:rsidRPr="00745049">
        <w:rPr>
          <w:rFonts w:ascii="Times New Roman" w:hAnsi="Times New Roman" w:cs="Times New Roman"/>
          <w:b/>
          <w:bCs/>
          <w:color w:val="auto"/>
          <w:sz w:val="20"/>
          <w:szCs w:val="20"/>
        </w:rPr>
        <w:fldChar w:fldCharType="begin"/>
      </w:r>
      <w:r w:rsidRPr="00745049">
        <w:rPr>
          <w:rFonts w:ascii="Times New Roman" w:hAnsi="Times New Roman" w:cs="Times New Roman"/>
          <w:b/>
          <w:bCs/>
          <w:color w:val="auto"/>
          <w:sz w:val="20"/>
          <w:szCs w:val="20"/>
        </w:rPr>
        <w:instrText xml:space="preserve"> SEQ Figure \* ARABIC </w:instrText>
      </w:r>
      <w:r w:rsidRPr="00745049">
        <w:rPr>
          <w:rFonts w:ascii="Times New Roman" w:hAnsi="Times New Roman" w:cs="Times New Roman"/>
          <w:b/>
          <w:bCs/>
          <w:color w:val="auto"/>
          <w:sz w:val="20"/>
          <w:szCs w:val="20"/>
        </w:rPr>
        <w:fldChar w:fldCharType="separate"/>
      </w:r>
      <w:r w:rsidRPr="00745049">
        <w:rPr>
          <w:rFonts w:ascii="Times New Roman" w:hAnsi="Times New Roman" w:cs="Times New Roman"/>
          <w:b/>
          <w:bCs/>
          <w:color w:val="auto"/>
          <w:sz w:val="20"/>
          <w:szCs w:val="20"/>
        </w:rPr>
        <w:fldChar w:fldCharType="end"/>
      </w:r>
      <w:r w:rsidRPr="00745049">
        <w:rPr>
          <w:rFonts w:ascii="Times New Roman" w:hAnsi="Times New Roman" w:cs="Times New Roman"/>
          <w:b/>
          <w:bCs/>
          <w:color w:val="auto"/>
          <w:sz w:val="20"/>
          <w:szCs w:val="20"/>
        </w:rPr>
        <w:t>: Configuration of FTP Server</w:t>
      </w:r>
      <w:bookmarkEnd w:id="61"/>
    </w:p>
    <w:p w14:paraId="1739C5A1" w14:textId="139DC735" w:rsidR="00C21AEC" w:rsidRPr="001120E9" w:rsidRDefault="0092069E" w:rsidP="001120E9">
      <w:pPr>
        <w:pStyle w:val="Heading1"/>
        <w:spacing w:line="360" w:lineRule="auto"/>
        <w:jc w:val="both"/>
        <w:rPr>
          <w:rFonts w:ascii="Times New Roman" w:hAnsi="Times New Roman" w:cs="Times New Roman"/>
          <w:b/>
          <w:bCs/>
          <w:color w:val="auto"/>
          <w:sz w:val="28"/>
          <w:szCs w:val="28"/>
          <w:lang w:val="en-MY"/>
        </w:rPr>
      </w:pPr>
      <w:bookmarkStart w:id="62" w:name="_Toc153748324"/>
      <w:r>
        <w:rPr>
          <w:rFonts w:ascii="Times New Roman" w:hAnsi="Times New Roman" w:cs="Times New Roman"/>
          <w:b/>
          <w:bCs/>
          <w:color w:val="auto"/>
          <w:sz w:val="28"/>
          <w:szCs w:val="28"/>
          <w:lang w:val="en-MY"/>
        </w:rPr>
        <w:t xml:space="preserve">9. </w:t>
      </w:r>
      <w:r w:rsidRPr="0092069E">
        <w:rPr>
          <w:rFonts w:ascii="Times New Roman" w:hAnsi="Times New Roman" w:cs="Times New Roman"/>
          <w:b/>
          <w:bCs/>
          <w:color w:val="auto"/>
          <w:sz w:val="28"/>
          <w:szCs w:val="28"/>
          <w:lang w:val="en-MY"/>
        </w:rPr>
        <w:t>Network Interconnection Verification: Tracert and Ping Commands</w:t>
      </w:r>
      <w:bookmarkEnd w:id="62"/>
    </w:p>
    <w:p w14:paraId="4D2E97FB" w14:textId="545AFEC0" w:rsidR="00F0195F" w:rsidRDefault="00D50FF9" w:rsidP="00FF3CD8">
      <w:pPr>
        <w:spacing w:line="360" w:lineRule="auto"/>
        <w:ind w:firstLine="720"/>
        <w:jc w:val="both"/>
        <w:rPr>
          <w:rFonts w:ascii="Times New Roman" w:hAnsi="Times New Roman" w:cs="Times New Roman"/>
          <w:sz w:val="24"/>
          <w:szCs w:val="24"/>
          <w:lang w:val="en-MY"/>
        </w:rPr>
      </w:pPr>
      <w:r w:rsidRPr="00D50FF9">
        <w:rPr>
          <w:rFonts w:ascii="Times New Roman" w:hAnsi="Times New Roman" w:cs="Times New Roman"/>
          <w:sz w:val="24"/>
          <w:szCs w:val="24"/>
          <w:lang w:val="en-MY"/>
        </w:rPr>
        <w:t xml:space="preserve">This section focuses on verifying the successful interconnection of networks within the Microtech Sdn. Bhd. infrastructure. Utilizing Tracert and Ping commands, </w:t>
      </w:r>
      <w:r w:rsidR="003B65C7">
        <w:rPr>
          <w:rFonts w:ascii="Times New Roman" w:hAnsi="Times New Roman" w:cs="Times New Roman"/>
          <w:sz w:val="24"/>
          <w:szCs w:val="24"/>
          <w:lang w:val="en-MY"/>
        </w:rPr>
        <w:t>the objective is</w:t>
      </w:r>
      <w:r w:rsidRPr="00D50FF9">
        <w:rPr>
          <w:rFonts w:ascii="Times New Roman" w:hAnsi="Times New Roman" w:cs="Times New Roman"/>
          <w:sz w:val="24"/>
          <w:szCs w:val="24"/>
          <w:lang w:val="en-MY"/>
        </w:rPr>
        <w:t xml:space="preserve"> to demonstrate the seamless communication and connectivity between different segments of the network. By examining the traceroute and ping results, </w:t>
      </w:r>
      <w:r w:rsidR="007C6023">
        <w:rPr>
          <w:rFonts w:ascii="Times New Roman" w:hAnsi="Times New Roman" w:cs="Times New Roman"/>
          <w:sz w:val="24"/>
          <w:szCs w:val="24"/>
          <w:lang w:val="en-MY"/>
        </w:rPr>
        <w:t>network administrators</w:t>
      </w:r>
      <w:r w:rsidRPr="00D50FF9">
        <w:rPr>
          <w:rFonts w:ascii="Times New Roman" w:hAnsi="Times New Roman" w:cs="Times New Roman"/>
          <w:sz w:val="24"/>
          <w:szCs w:val="24"/>
          <w:lang w:val="en-MY"/>
        </w:rPr>
        <w:t xml:space="preserve"> can validate the effectiveness of the implemented configurations and ensure efficient data transmission across the interconnected network components.</w:t>
      </w:r>
    </w:p>
    <w:p w14:paraId="448E2D3A" w14:textId="1FCF60F7" w:rsidR="00F0195F" w:rsidRPr="00446827" w:rsidRDefault="00F0195F" w:rsidP="00F0195F">
      <w:pPr>
        <w:pStyle w:val="Heading2"/>
        <w:spacing w:line="360" w:lineRule="auto"/>
        <w:rPr>
          <w:rFonts w:ascii="Times New Roman" w:hAnsi="Times New Roman" w:cs="Times New Roman"/>
          <w:b/>
          <w:bCs/>
          <w:color w:val="auto"/>
          <w:lang w:val="en-MY"/>
        </w:rPr>
      </w:pPr>
      <w:bookmarkStart w:id="63" w:name="_Toc153748325"/>
      <w:r>
        <w:rPr>
          <w:rFonts w:ascii="Times New Roman" w:hAnsi="Times New Roman" w:cs="Times New Roman"/>
          <w:b/>
          <w:bCs/>
          <w:color w:val="auto"/>
        </w:rPr>
        <w:t>9</w:t>
      </w:r>
      <w:r w:rsidRPr="00144EDB">
        <w:rPr>
          <w:rFonts w:ascii="Times New Roman" w:hAnsi="Times New Roman" w:cs="Times New Roman"/>
          <w:b/>
          <w:bCs/>
          <w:color w:val="auto"/>
        </w:rPr>
        <w:t>.</w:t>
      </w:r>
      <w:r>
        <w:rPr>
          <w:rFonts w:ascii="Times New Roman" w:hAnsi="Times New Roman" w:cs="Times New Roman"/>
          <w:b/>
          <w:bCs/>
          <w:color w:val="auto"/>
        </w:rPr>
        <w:t>1</w:t>
      </w:r>
      <w:r w:rsidRPr="00144EDB">
        <w:rPr>
          <w:rFonts w:ascii="Times New Roman" w:hAnsi="Times New Roman" w:cs="Times New Roman"/>
          <w:b/>
          <w:bCs/>
          <w:color w:val="auto"/>
        </w:rPr>
        <w:t xml:space="preserve"> </w:t>
      </w:r>
      <w:r>
        <w:rPr>
          <w:rFonts w:ascii="Times New Roman" w:hAnsi="Times New Roman" w:cs="Times New Roman"/>
          <w:b/>
          <w:bCs/>
          <w:color w:val="auto"/>
        </w:rPr>
        <w:t xml:space="preserve"> Verifying Network Connectivity: Example 1</w:t>
      </w:r>
      <w:bookmarkEnd w:id="63"/>
    </w:p>
    <w:p w14:paraId="16D08700" w14:textId="6DCCE9A8" w:rsidR="00910923" w:rsidRDefault="00910923" w:rsidP="00910923">
      <w:pPr>
        <w:spacing w:line="360" w:lineRule="auto"/>
        <w:ind w:firstLine="720"/>
        <w:jc w:val="both"/>
        <w:rPr>
          <w:rFonts w:ascii="Times New Roman" w:hAnsi="Times New Roman" w:cs="Times New Roman"/>
          <w:sz w:val="24"/>
          <w:szCs w:val="24"/>
          <w:lang w:val="en-MY"/>
        </w:rPr>
      </w:pPr>
      <w:r w:rsidRPr="00910923">
        <w:rPr>
          <w:rFonts w:ascii="Times New Roman" w:hAnsi="Times New Roman" w:cs="Times New Roman"/>
          <w:sz w:val="24"/>
          <w:szCs w:val="24"/>
          <w:lang w:val="en-MY"/>
        </w:rPr>
        <w:t>All ping attempts via the Cisco interface are successful, as demonstrated in the following figures. The network connectivity is robust, with consistent and reliable communication observed across various IP addresses.</w:t>
      </w:r>
    </w:p>
    <w:p w14:paraId="1F52191C" w14:textId="5D3F4937" w:rsidR="00FF3CD8" w:rsidRDefault="00FF3CD8" w:rsidP="00FF3CD8">
      <w:pPr>
        <w:pStyle w:val="Caption"/>
      </w:pPr>
      <w:r>
        <w:rPr>
          <w:rFonts w:ascii="Times New Roman" w:hAnsi="Times New Roman" w:cs="Times New Roman"/>
          <w:noProof/>
          <w:sz w:val="24"/>
          <w:szCs w:val="24"/>
          <w:lang w:val="en-MY"/>
        </w:rPr>
        <w:drawing>
          <wp:inline distT="0" distB="0" distL="0" distR="0" wp14:anchorId="5FE8B64B" wp14:editId="0535BD8D">
            <wp:extent cx="5943600" cy="731520"/>
            <wp:effectExtent l="0" t="0" r="0" b="0"/>
            <wp:docPr id="108504769" name="Picture 10850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14:paraId="4330E75D" w14:textId="75F474BC" w:rsidR="00FF3CD8" w:rsidRPr="00FF3CD8" w:rsidRDefault="00FF3CD8" w:rsidP="00FF3CD8">
      <w:pPr>
        <w:pStyle w:val="Caption"/>
        <w:jc w:val="center"/>
        <w:rPr>
          <w:rFonts w:ascii="Times New Roman" w:hAnsi="Times New Roman" w:cs="Times New Roman"/>
          <w:b/>
          <w:bCs/>
          <w:color w:val="auto"/>
        </w:rPr>
      </w:pPr>
      <w:bookmarkStart w:id="64" w:name="_Toc153749190"/>
      <w:r w:rsidRPr="00FF3CD8">
        <w:rPr>
          <w:rFonts w:ascii="Times New Roman" w:hAnsi="Times New Roman" w:cs="Times New Roman"/>
          <w:b/>
          <w:bCs/>
          <w:color w:val="auto"/>
        </w:rPr>
        <w:t xml:space="preserve">Figure </w:t>
      </w:r>
      <w:r w:rsidR="7AC14A43" w:rsidRPr="55F14A23">
        <w:rPr>
          <w:rFonts w:ascii="Times New Roman" w:hAnsi="Times New Roman" w:cs="Times New Roman"/>
          <w:b/>
          <w:bCs/>
          <w:color w:val="auto"/>
        </w:rPr>
        <w:t>38</w:t>
      </w:r>
      <w:r w:rsidRPr="00FF3CD8">
        <w:rPr>
          <w:rFonts w:ascii="Times New Roman" w:hAnsi="Times New Roman" w:cs="Times New Roman"/>
          <w:b/>
          <w:bCs/>
          <w:color w:val="auto"/>
        </w:rPr>
        <w:fldChar w:fldCharType="begin"/>
      </w:r>
      <w:r w:rsidRPr="00FF3CD8">
        <w:rPr>
          <w:rFonts w:ascii="Times New Roman" w:hAnsi="Times New Roman" w:cs="Times New Roman"/>
          <w:b/>
          <w:bCs/>
          <w:color w:val="auto"/>
        </w:rPr>
        <w:instrText xml:space="preserve"> SEQ Figure \* ARABIC </w:instrText>
      </w:r>
      <w:r w:rsidRPr="00FF3CD8">
        <w:rPr>
          <w:rFonts w:ascii="Times New Roman" w:hAnsi="Times New Roman" w:cs="Times New Roman"/>
          <w:b/>
          <w:bCs/>
          <w:color w:val="auto"/>
        </w:rPr>
        <w:fldChar w:fldCharType="separate"/>
      </w:r>
      <w:r w:rsidRPr="00FF3CD8">
        <w:rPr>
          <w:rFonts w:ascii="Times New Roman" w:hAnsi="Times New Roman" w:cs="Times New Roman"/>
          <w:b/>
          <w:bCs/>
          <w:color w:val="auto"/>
        </w:rPr>
        <w:fldChar w:fldCharType="end"/>
      </w:r>
      <w:r w:rsidRPr="00FF3CD8">
        <w:rPr>
          <w:rFonts w:ascii="Times New Roman" w:hAnsi="Times New Roman" w:cs="Times New Roman"/>
          <w:b/>
          <w:bCs/>
          <w:color w:val="auto"/>
        </w:rPr>
        <w:t xml:space="preserve">: Successfully pings from </w:t>
      </w:r>
      <w:proofErr w:type="gramStart"/>
      <w:r>
        <w:rPr>
          <w:rFonts w:ascii="Times New Roman" w:hAnsi="Times New Roman" w:cs="Times New Roman"/>
          <w:b/>
          <w:bCs/>
          <w:color w:val="auto"/>
        </w:rPr>
        <w:t>KT</w:t>
      </w:r>
      <w:bookmarkEnd w:id="64"/>
      <w:proofErr w:type="gramEnd"/>
    </w:p>
    <w:p w14:paraId="2747049A" w14:textId="79B5815E" w:rsidR="00910923" w:rsidRPr="00910923" w:rsidRDefault="00FF3CD8" w:rsidP="00FF3CD8">
      <w:pPr>
        <w:pStyle w:val="Caption"/>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17026A01" wp14:editId="6516F633">
            <wp:extent cx="5943600" cy="754380"/>
            <wp:effectExtent l="0" t="0" r="0" b="7620"/>
            <wp:docPr id="2027946737" name="Picture 202794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54380"/>
                    </a:xfrm>
                    <a:prstGeom prst="rect">
                      <a:avLst/>
                    </a:prstGeom>
                    <a:noFill/>
                    <a:ln>
                      <a:noFill/>
                    </a:ln>
                  </pic:spPr>
                </pic:pic>
              </a:graphicData>
            </a:graphic>
          </wp:inline>
        </w:drawing>
      </w:r>
    </w:p>
    <w:p w14:paraId="58D7CA8A" w14:textId="5E4D5B8F" w:rsidR="00910923" w:rsidRPr="00FF3CD8" w:rsidRDefault="00FF3CD8" w:rsidP="00FF3CD8">
      <w:pPr>
        <w:pStyle w:val="Caption"/>
        <w:jc w:val="center"/>
        <w:rPr>
          <w:rFonts w:ascii="Times New Roman" w:hAnsi="Times New Roman" w:cs="Times New Roman"/>
          <w:b/>
          <w:bCs/>
          <w:color w:val="auto"/>
          <w:sz w:val="28"/>
          <w:szCs w:val="28"/>
          <w:lang w:val="en-MY"/>
        </w:rPr>
      </w:pPr>
      <w:bookmarkStart w:id="65" w:name="_Toc153749191"/>
      <w:r w:rsidRPr="00FF3CD8">
        <w:rPr>
          <w:rFonts w:ascii="Times New Roman" w:hAnsi="Times New Roman" w:cs="Times New Roman"/>
          <w:b/>
          <w:bCs/>
          <w:color w:val="auto"/>
          <w:sz w:val="20"/>
          <w:szCs w:val="20"/>
        </w:rPr>
        <w:t xml:space="preserve">Figure </w:t>
      </w:r>
      <w:r w:rsidR="27CA0D82" w:rsidRPr="55F14A23">
        <w:rPr>
          <w:rFonts w:ascii="Times New Roman" w:hAnsi="Times New Roman" w:cs="Times New Roman"/>
          <w:b/>
          <w:bCs/>
          <w:color w:val="auto"/>
          <w:sz w:val="20"/>
          <w:szCs w:val="20"/>
        </w:rPr>
        <w:t>39</w:t>
      </w:r>
      <w:r w:rsidRPr="00FF3CD8">
        <w:rPr>
          <w:rFonts w:ascii="Times New Roman" w:hAnsi="Times New Roman" w:cs="Times New Roman"/>
          <w:b/>
          <w:bCs/>
          <w:color w:val="auto"/>
          <w:sz w:val="20"/>
          <w:szCs w:val="20"/>
        </w:rPr>
        <w:fldChar w:fldCharType="begin"/>
      </w:r>
      <w:r w:rsidRPr="00FF3CD8">
        <w:rPr>
          <w:rFonts w:ascii="Times New Roman" w:hAnsi="Times New Roman" w:cs="Times New Roman"/>
          <w:b/>
          <w:bCs/>
          <w:color w:val="auto"/>
          <w:sz w:val="20"/>
          <w:szCs w:val="20"/>
        </w:rPr>
        <w:instrText xml:space="preserve"> SEQ Figure \* ARABIC </w:instrText>
      </w:r>
      <w:r w:rsidRPr="00FF3CD8">
        <w:rPr>
          <w:rFonts w:ascii="Times New Roman" w:hAnsi="Times New Roman" w:cs="Times New Roman"/>
          <w:b/>
          <w:bCs/>
          <w:color w:val="auto"/>
          <w:sz w:val="20"/>
          <w:szCs w:val="20"/>
        </w:rPr>
        <w:fldChar w:fldCharType="separate"/>
      </w:r>
      <w:r w:rsidRPr="00FF3CD8">
        <w:rPr>
          <w:rFonts w:ascii="Times New Roman" w:hAnsi="Times New Roman" w:cs="Times New Roman"/>
          <w:b/>
          <w:bCs/>
          <w:color w:val="auto"/>
          <w:sz w:val="20"/>
          <w:szCs w:val="20"/>
        </w:rPr>
        <w:fldChar w:fldCharType="end"/>
      </w:r>
      <w:r w:rsidRPr="00FF3CD8">
        <w:rPr>
          <w:rFonts w:ascii="Times New Roman" w:hAnsi="Times New Roman" w:cs="Times New Roman"/>
          <w:b/>
          <w:bCs/>
          <w:color w:val="auto"/>
          <w:sz w:val="20"/>
          <w:szCs w:val="20"/>
        </w:rPr>
        <w:t xml:space="preserve">: Successfully pings from ServerFarm </w:t>
      </w:r>
      <w:proofErr w:type="gramStart"/>
      <w:r w:rsidRPr="00FF3CD8">
        <w:rPr>
          <w:rFonts w:ascii="Times New Roman" w:hAnsi="Times New Roman" w:cs="Times New Roman"/>
          <w:b/>
          <w:bCs/>
          <w:color w:val="auto"/>
          <w:sz w:val="20"/>
          <w:szCs w:val="20"/>
        </w:rPr>
        <w:t>section</w:t>
      </w:r>
      <w:bookmarkEnd w:id="65"/>
      <w:proofErr w:type="gramEnd"/>
    </w:p>
    <w:p w14:paraId="6981EB2B" w14:textId="2716176E" w:rsidR="00910923" w:rsidRDefault="00FF3CD8" w:rsidP="00FF3CD8">
      <w:pPr>
        <w:spacing w:line="360" w:lineRule="auto"/>
        <w:jc w:val="both"/>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68BC3469" wp14:editId="1F05403C">
            <wp:extent cx="5943600" cy="739140"/>
            <wp:effectExtent l="0" t="0" r="0" b="3810"/>
            <wp:docPr id="1431991697" name="Picture 143199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39140"/>
                    </a:xfrm>
                    <a:prstGeom prst="rect">
                      <a:avLst/>
                    </a:prstGeom>
                    <a:noFill/>
                    <a:ln>
                      <a:noFill/>
                    </a:ln>
                  </pic:spPr>
                </pic:pic>
              </a:graphicData>
            </a:graphic>
          </wp:inline>
        </w:drawing>
      </w:r>
    </w:p>
    <w:p w14:paraId="2A2CE799" w14:textId="33F77187" w:rsidR="00FF3CD8" w:rsidRPr="00FF3CD8" w:rsidRDefault="00FF3CD8" w:rsidP="00FF3CD8">
      <w:pPr>
        <w:pStyle w:val="Caption"/>
        <w:jc w:val="center"/>
        <w:rPr>
          <w:rFonts w:ascii="Times New Roman" w:hAnsi="Times New Roman" w:cs="Times New Roman"/>
          <w:b/>
          <w:bCs/>
          <w:color w:val="auto"/>
          <w:sz w:val="28"/>
          <w:szCs w:val="28"/>
          <w:lang w:val="en-MY"/>
        </w:rPr>
      </w:pPr>
      <w:bookmarkStart w:id="66" w:name="_Toc153749192"/>
      <w:r w:rsidRPr="00FF3CD8">
        <w:rPr>
          <w:rFonts w:ascii="Times New Roman" w:hAnsi="Times New Roman" w:cs="Times New Roman"/>
          <w:b/>
          <w:bCs/>
          <w:color w:val="auto"/>
          <w:sz w:val="20"/>
          <w:szCs w:val="20"/>
        </w:rPr>
        <w:t xml:space="preserve">Figure </w:t>
      </w:r>
      <w:r w:rsidR="75EE1764" w:rsidRPr="55F14A23">
        <w:rPr>
          <w:rFonts w:ascii="Times New Roman" w:hAnsi="Times New Roman" w:cs="Times New Roman"/>
          <w:b/>
          <w:bCs/>
          <w:color w:val="auto"/>
          <w:sz w:val="20"/>
          <w:szCs w:val="20"/>
        </w:rPr>
        <w:t>40</w:t>
      </w:r>
      <w:r w:rsidRPr="00FF3CD8">
        <w:rPr>
          <w:rFonts w:ascii="Times New Roman" w:hAnsi="Times New Roman" w:cs="Times New Roman"/>
          <w:b/>
          <w:bCs/>
          <w:color w:val="auto"/>
          <w:sz w:val="20"/>
          <w:szCs w:val="20"/>
        </w:rPr>
        <w:fldChar w:fldCharType="begin"/>
      </w:r>
      <w:r w:rsidRPr="00FF3CD8">
        <w:rPr>
          <w:rFonts w:ascii="Times New Roman" w:hAnsi="Times New Roman" w:cs="Times New Roman"/>
          <w:b/>
          <w:bCs/>
          <w:color w:val="auto"/>
          <w:sz w:val="20"/>
          <w:szCs w:val="20"/>
        </w:rPr>
        <w:instrText xml:space="preserve"> SEQ Figure \* ARABIC </w:instrText>
      </w:r>
      <w:r w:rsidRPr="00FF3CD8">
        <w:rPr>
          <w:rFonts w:ascii="Times New Roman" w:hAnsi="Times New Roman" w:cs="Times New Roman"/>
          <w:b/>
          <w:bCs/>
          <w:color w:val="auto"/>
          <w:sz w:val="20"/>
          <w:szCs w:val="20"/>
        </w:rPr>
        <w:fldChar w:fldCharType="separate"/>
      </w:r>
      <w:r w:rsidRPr="00FF3CD8">
        <w:rPr>
          <w:rFonts w:ascii="Times New Roman" w:hAnsi="Times New Roman" w:cs="Times New Roman"/>
          <w:b/>
          <w:bCs/>
          <w:color w:val="auto"/>
          <w:sz w:val="20"/>
          <w:szCs w:val="20"/>
        </w:rPr>
        <w:fldChar w:fldCharType="end"/>
      </w:r>
      <w:r w:rsidRPr="55F14A23">
        <w:rPr>
          <w:rFonts w:ascii="Times New Roman" w:hAnsi="Times New Roman" w:cs="Times New Roman"/>
          <w:b/>
          <w:bCs/>
          <w:color w:val="auto"/>
          <w:sz w:val="20"/>
          <w:szCs w:val="20"/>
        </w:rPr>
        <w:t>:</w:t>
      </w:r>
      <w:r w:rsidRPr="00FF3CD8">
        <w:rPr>
          <w:rFonts w:ascii="Times New Roman" w:hAnsi="Times New Roman" w:cs="Times New Roman"/>
          <w:b/>
          <w:bCs/>
          <w:color w:val="auto"/>
          <w:sz w:val="20"/>
          <w:szCs w:val="20"/>
        </w:rPr>
        <w:t xml:space="preserve"> Successfully pings from </w:t>
      </w:r>
      <w:proofErr w:type="gramStart"/>
      <w:r w:rsidRPr="00FF3CD8">
        <w:rPr>
          <w:rFonts w:ascii="Times New Roman" w:hAnsi="Times New Roman" w:cs="Times New Roman"/>
          <w:b/>
          <w:bCs/>
          <w:color w:val="auto"/>
          <w:sz w:val="20"/>
          <w:szCs w:val="20"/>
        </w:rPr>
        <w:t>HQ</w:t>
      </w:r>
      <w:bookmarkEnd w:id="66"/>
      <w:proofErr w:type="gramEnd"/>
    </w:p>
    <w:p w14:paraId="3827C50F" w14:textId="0ECBFCE5" w:rsidR="00910923" w:rsidRPr="00910923" w:rsidRDefault="00910923" w:rsidP="00910923">
      <w:pPr>
        <w:spacing w:line="360" w:lineRule="auto"/>
        <w:ind w:firstLine="720"/>
        <w:jc w:val="both"/>
        <w:rPr>
          <w:rFonts w:ascii="Times New Roman" w:hAnsi="Times New Roman" w:cs="Times New Roman"/>
          <w:sz w:val="24"/>
          <w:szCs w:val="24"/>
          <w:lang w:val="en-MY"/>
        </w:rPr>
      </w:pPr>
    </w:p>
    <w:p w14:paraId="21F163CB" w14:textId="77777777" w:rsidR="00F0195F" w:rsidRDefault="00F0195F" w:rsidP="00FF3CD8">
      <w:pPr>
        <w:spacing w:line="360" w:lineRule="auto"/>
        <w:jc w:val="both"/>
        <w:rPr>
          <w:rFonts w:ascii="Times New Roman" w:hAnsi="Times New Roman" w:cs="Times New Roman"/>
          <w:sz w:val="24"/>
          <w:szCs w:val="24"/>
          <w:lang w:val="en-MY"/>
        </w:rPr>
      </w:pPr>
    </w:p>
    <w:p w14:paraId="7FF562B3" w14:textId="77777777" w:rsidR="00FF3CD8" w:rsidRPr="00D50FF9" w:rsidRDefault="00FF3CD8" w:rsidP="00FF3CD8">
      <w:pPr>
        <w:spacing w:line="360" w:lineRule="auto"/>
        <w:jc w:val="both"/>
        <w:rPr>
          <w:rFonts w:ascii="Times New Roman" w:hAnsi="Times New Roman" w:cs="Times New Roman"/>
          <w:sz w:val="24"/>
          <w:szCs w:val="24"/>
          <w:lang w:val="en-MY"/>
        </w:rPr>
      </w:pPr>
    </w:p>
    <w:p w14:paraId="375B6BD8" w14:textId="757A2BB9" w:rsidR="00033103" w:rsidRPr="00446827" w:rsidRDefault="003D6C68" w:rsidP="00446827">
      <w:pPr>
        <w:pStyle w:val="Heading2"/>
        <w:spacing w:line="360" w:lineRule="auto"/>
        <w:rPr>
          <w:rFonts w:ascii="Times New Roman" w:hAnsi="Times New Roman" w:cs="Times New Roman"/>
          <w:b/>
          <w:bCs/>
          <w:color w:val="auto"/>
          <w:lang w:val="en-MY"/>
        </w:rPr>
      </w:pPr>
      <w:bookmarkStart w:id="67" w:name="_Toc153748326"/>
      <w:r>
        <w:rPr>
          <w:rFonts w:ascii="Times New Roman" w:hAnsi="Times New Roman" w:cs="Times New Roman"/>
          <w:b/>
          <w:bCs/>
          <w:color w:val="auto"/>
        </w:rPr>
        <w:t>9</w:t>
      </w:r>
      <w:r w:rsidR="00E429F7" w:rsidRPr="00144EDB">
        <w:rPr>
          <w:rFonts w:ascii="Times New Roman" w:hAnsi="Times New Roman" w:cs="Times New Roman"/>
          <w:b/>
          <w:bCs/>
          <w:color w:val="auto"/>
        </w:rPr>
        <w:t>.</w:t>
      </w:r>
      <w:r w:rsidR="00F0195F">
        <w:rPr>
          <w:rFonts w:ascii="Times New Roman" w:hAnsi="Times New Roman" w:cs="Times New Roman"/>
          <w:b/>
          <w:bCs/>
          <w:color w:val="auto"/>
        </w:rPr>
        <w:t>2</w:t>
      </w:r>
      <w:r w:rsidR="00E429F7" w:rsidRPr="00144EDB">
        <w:rPr>
          <w:rFonts w:ascii="Times New Roman" w:hAnsi="Times New Roman" w:cs="Times New Roman"/>
          <w:b/>
          <w:bCs/>
          <w:color w:val="auto"/>
        </w:rPr>
        <w:t xml:space="preserve"> </w:t>
      </w:r>
      <w:r w:rsidR="00446827">
        <w:rPr>
          <w:rFonts w:ascii="Times New Roman" w:hAnsi="Times New Roman" w:cs="Times New Roman"/>
          <w:b/>
          <w:bCs/>
          <w:color w:val="auto"/>
        </w:rPr>
        <w:t xml:space="preserve"> Verifying </w:t>
      </w:r>
      <w:r w:rsidR="00C534C2">
        <w:rPr>
          <w:rFonts w:ascii="Times New Roman" w:hAnsi="Times New Roman" w:cs="Times New Roman"/>
          <w:b/>
          <w:bCs/>
          <w:color w:val="auto"/>
        </w:rPr>
        <w:t>Network Connectivity</w:t>
      </w:r>
      <w:r w:rsidR="004F25C2">
        <w:rPr>
          <w:rFonts w:ascii="Times New Roman" w:hAnsi="Times New Roman" w:cs="Times New Roman"/>
          <w:b/>
          <w:bCs/>
          <w:color w:val="auto"/>
        </w:rPr>
        <w:t xml:space="preserve">: Example </w:t>
      </w:r>
      <w:r w:rsidR="00F0195F">
        <w:rPr>
          <w:rFonts w:ascii="Times New Roman" w:hAnsi="Times New Roman" w:cs="Times New Roman"/>
          <w:b/>
          <w:bCs/>
          <w:color w:val="auto"/>
        </w:rPr>
        <w:t>2</w:t>
      </w:r>
      <w:bookmarkEnd w:id="67"/>
    </w:p>
    <w:p w14:paraId="5732AAC7" w14:textId="57AA1AA6" w:rsidR="00446827" w:rsidRPr="00446827" w:rsidRDefault="00446827" w:rsidP="00C20CB3">
      <w:pPr>
        <w:spacing w:line="360" w:lineRule="auto"/>
        <w:ind w:firstLine="720"/>
        <w:jc w:val="both"/>
        <w:rPr>
          <w:rFonts w:ascii="Times New Roman" w:hAnsi="Times New Roman" w:cs="Times New Roman"/>
          <w:sz w:val="24"/>
          <w:szCs w:val="24"/>
          <w:lang w:val="en-MY"/>
        </w:rPr>
      </w:pPr>
      <w:r w:rsidRPr="00446827">
        <w:rPr>
          <w:rFonts w:ascii="Times New Roman" w:hAnsi="Times New Roman" w:cs="Times New Roman"/>
          <w:sz w:val="24"/>
          <w:szCs w:val="24"/>
          <w:lang w:val="en-MY"/>
        </w:rPr>
        <w:t>The Ping commands issued from the KT-Admin-PC demonstrate strong network connection</w:t>
      </w:r>
      <w:r w:rsidR="00BC3932">
        <w:rPr>
          <w:rFonts w:ascii="Times New Roman" w:hAnsi="Times New Roman" w:cs="Times New Roman"/>
          <w:sz w:val="24"/>
          <w:szCs w:val="24"/>
          <w:lang w:val="en-MY"/>
        </w:rPr>
        <w:t xml:space="preserve"> and all pings are positively received.</w:t>
      </w:r>
      <w:r w:rsidRPr="00446827">
        <w:rPr>
          <w:rFonts w:ascii="Times New Roman" w:hAnsi="Times New Roman" w:cs="Times New Roman"/>
          <w:sz w:val="24"/>
          <w:szCs w:val="24"/>
          <w:lang w:val="en-MY"/>
        </w:rPr>
        <w:t xml:space="preserve">  </w:t>
      </w:r>
    </w:p>
    <w:p w14:paraId="0C4F64D6" w14:textId="35B7B767" w:rsidR="00D50FF9" w:rsidRDefault="00E7268A" w:rsidP="00E7268A">
      <w:pPr>
        <w:spacing w:line="360" w:lineRule="auto"/>
        <w:jc w:val="center"/>
        <w:rPr>
          <w:lang w:val="en-MY"/>
        </w:rPr>
      </w:pPr>
      <w:r>
        <w:rPr>
          <w:noProof/>
          <w:lang w:val="en-MY"/>
        </w:rPr>
        <w:drawing>
          <wp:inline distT="0" distB="0" distL="0" distR="0" wp14:anchorId="7D7D4146" wp14:editId="4E7C8E88">
            <wp:extent cx="3824178" cy="3907526"/>
            <wp:effectExtent l="0" t="0" r="5080" b="0"/>
            <wp:docPr id="1671903029" name="Picture 167190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1982" cy="3915500"/>
                    </a:xfrm>
                    <a:prstGeom prst="rect">
                      <a:avLst/>
                    </a:prstGeom>
                    <a:noFill/>
                    <a:ln>
                      <a:noFill/>
                    </a:ln>
                  </pic:spPr>
                </pic:pic>
              </a:graphicData>
            </a:graphic>
          </wp:inline>
        </w:drawing>
      </w:r>
    </w:p>
    <w:p w14:paraId="359008C1" w14:textId="76888D7A" w:rsidR="00DC01C0" w:rsidRDefault="00E7268A" w:rsidP="00FF3CD8">
      <w:pPr>
        <w:pStyle w:val="Caption"/>
        <w:spacing w:line="360" w:lineRule="auto"/>
        <w:jc w:val="center"/>
        <w:rPr>
          <w:rFonts w:ascii="Times New Roman" w:hAnsi="Times New Roman" w:cs="Times New Roman"/>
          <w:b/>
          <w:bCs/>
          <w:color w:val="auto"/>
          <w:sz w:val="20"/>
          <w:szCs w:val="20"/>
        </w:rPr>
      </w:pPr>
      <w:bookmarkStart w:id="68" w:name="_Toc153749193"/>
      <w:r w:rsidRPr="00E7268A">
        <w:rPr>
          <w:rFonts w:ascii="Times New Roman" w:hAnsi="Times New Roman" w:cs="Times New Roman"/>
          <w:b/>
          <w:bCs/>
          <w:color w:val="auto"/>
          <w:sz w:val="20"/>
          <w:szCs w:val="20"/>
        </w:rPr>
        <w:t xml:space="preserve">Figure </w:t>
      </w:r>
      <w:r w:rsidR="56AF7720" w:rsidRPr="55F14A23">
        <w:rPr>
          <w:rFonts w:ascii="Times New Roman" w:hAnsi="Times New Roman" w:cs="Times New Roman"/>
          <w:b/>
          <w:bCs/>
          <w:color w:val="auto"/>
          <w:sz w:val="20"/>
          <w:szCs w:val="20"/>
        </w:rPr>
        <w:t>41</w:t>
      </w:r>
      <w:r w:rsidRPr="00E7268A">
        <w:rPr>
          <w:rFonts w:ascii="Times New Roman" w:hAnsi="Times New Roman" w:cs="Times New Roman"/>
          <w:b/>
          <w:bCs/>
          <w:color w:val="auto"/>
          <w:sz w:val="20"/>
          <w:szCs w:val="20"/>
        </w:rPr>
        <w:fldChar w:fldCharType="begin"/>
      </w:r>
      <w:r w:rsidRPr="00E7268A">
        <w:rPr>
          <w:rFonts w:ascii="Times New Roman" w:hAnsi="Times New Roman" w:cs="Times New Roman"/>
          <w:b/>
          <w:bCs/>
          <w:color w:val="auto"/>
          <w:sz w:val="20"/>
          <w:szCs w:val="20"/>
        </w:rPr>
        <w:instrText xml:space="preserve"> SEQ Figure \* ARABIC </w:instrText>
      </w:r>
      <w:r w:rsidRPr="00E7268A">
        <w:rPr>
          <w:rFonts w:ascii="Times New Roman" w:hAnsi="Times New Roman" w:cs="Times New Roman"/>
          <w:b/>
          <w:bCs/>
          <w:color w:val="auto"/>
          <w:sz w:val="20"/>
          <w:szCs w:val="20"/>
        </w:rPr>
        <w:fldChar w:fldCharType="separate"/>
      </w:r>
      <w:r w:rsidRPr="00E7268A">
        <w:rPr>
          <w:rFonts w:ascii="Times New Roman" w:hAnsi="Times New Roman" w:cs="Times New Roman"/>
          <w:b/>
          <w:bCs/>
          <w:color w:val="auto"/>
          <w:sz w:val="20"/>
          <w:szCs w:val="20"/>
        </w:rPr>
        <w:fldChar w:fldCharType="end"/>
      </w:r>
      <w:r w:rsidRPr="00E7268A">
        <w:rPr>
          <w:rFonts w:ascii="Times New Roman" w:hAnsi="Times New Roman" w:cs="Times New Roman"/>
          <w:b/>
          <w:bCs/>
          <w:color w:val="auto"/>
          <w:sz w:val="20"/>
          <w:szCs w:val="20"/>
        </w:rPr>
        <w:t>: Successful Ping Displayed</w:t>
      </w:r>
      <w:bookmarkEnd w:id="68"/>
    </w:p>
    <w:p w14:paraId="314E7709" w14:textId="77777777" w:rsidR="00FF3CD8" w:rsidRDefault="00FF3CD8" w:rsidP="00FF3CD8"/>
    <w:p w14:paraId="7470A5D0" w14:textId="77777777" w:rsidR="00FF3CD8" w:rsidRDefault="00FF3CD8" w:rsidP="00FF3CD8"/>
    <w:p w14:paraId="370BBD48" w14:textId="77777777" w:rsidR="00FF3CD8" w:rsidRDefault="00FF3CD8" w:rsidP="00FF3CD8"/>
    <w:p w14:paraId="5AE102A0" w14:textId="77777777" w:rsidR="00FF3CD8" w:rsidRDefault="00FF3CD8" w:rsidP="00FF3CD8"/>
    <w:p w14:paraId="69700737" w14:textId="77777777" w:rsidR="00FF3CD8" w:rsidRDefault="00FF3CD8" w:rsidP="00FF3CD8"/>
    <w:p w14:paraId="4CE6E6DD" w14:textId="77777777" w:rsidR="00FF3CD8" w:rsidRDefault="00FF3CD8" w:rsidP="00FF3CD8"/>
    <w:p w14:paraId="3FA1F753" w14:textId="77777777" w:rsidR="00FF3CD8" w:rsidRDefault="00FF3CD8" w:rsidP="00FF3CD8"/>
    <w:p w14:paraId="069EB75F" w14:textId="77777777" w:rsidR="00FF3CD8" w:rsidRDefault="00FF3CD8" w:rsidP="00FF3CD8"/>
    <w:p w14:paraId="5D285254" w14:textId="77777777" w:rsidR="00FF3CD8" w:rsidRPr="00FF3CD8" w:rsidRDefault="00FF3CD8" w:rsidP="00FF3CD8"/>
    <w:p w14:paraId="16221D7F" w14:textId="07B249C6" w:rsidR="004F25C2" w:rsidRPr="00446827" w:rsidRDefault="004F25C2" w:rsidP="004F25C2">
      <w:pPr>
        <w:pStyle w:val="Heading2"/>
        <w:spacing w:line="360" w:lineRule="auto"/>
        <w:rPr>
          <w:rFonts w:ascii="Times New Roman" w:hAnsi="Times New Roman" w:cs="Times New Roman"/>
          <w:b/>
          <w:bCs/>
          <w:color w:val="auto"/>
          <w:lang w:val="en-MY"/>
        </w:rPr>
      </w:pPr>
      <w:bookmarkStart w:id="69" w:name="_Toc153748327"/>
      <w:r>
        <w:rPr>
          <w:rFonts w:ascii="Times New Roman" w:hAnsi="Times New Roman" w:cs="Times New Roman"/>
          <w:b/>
          <w:bCs/>
          <w:color w:val="auto"/>
        </w:rPr>
        <w:t>9</w:t>
      </w:r>
      <w:r w:rsidRPr="00144EDB">
        <w:rPr>
          <w:rFonts w:ascii="Times New Roman" w:hAnsi="Times New Roman" w:cs="Times New Roman"/>
          <w:b/>
          <w:bCs/>
          <w:color w:val="auto"/>
        </w:rPr>
        <w:t>.</w:t>
      </w:r>
      <w:r w:rsidR="00F0195F">
        <w:rPr>
          <w:rFonts w:ascii="Times New Roman" w:hAnsi="Times New Roman" w:cs="Times New Roman"/>
          <w:b/>
          <w:bCs/>
          <w:color w:val="auto"/>
        </w:rPr>
        <w:t>3</w:t>
      </w:r>
      <w:r w:rsidRPr="00144EDB">
        <w:rPr>
          <w:rFonts w:ascii="Times New Roman" w:hAnsi="Times New Roman" w:cs="Times New Roman"/>
          <w:b/>
          <w:bCs/>
          <w:color w:val="auto"/>
        </w:rPr>
        <w:t xml:space="preserve"> </w:t>
      </w:r>
      <w:r>
        <w:rPr>
          <w:rFonts w:ascii="Times New Roman" w:hAnsi="Times New Roman" w:cs="Times New Roman"/>
          <w:b/>
          <w:bCs/>
          <w:color w:val="auto"/>
        </w:rPr>
        <w:t xml:space="preserve"> Verifying Network Connectivity: Example </w:t>
      </w:r>
      <w:r w:rsidR="00F0195F">
        <w:rPr>
          <w:rFonts w:ascii="Times New Roman" w:hAnsi="Times New Roman" w:cs="Times New Roman"/>
          <w:b/>
          <w:bCs/>
          <w:color w:val="auto"/>
        </w:rPr>
        <w:t>3</w:t>
      </w:r>
      <w:bookmarkEnd w:id="69"/>
    </w:p>
    <w:p w14:paraId="7B25CA0A" w14:textId="17BC45B0" w:rsidR="00E7268A" w:rsidRPr="00BC3932" w:rsidRDefault="00BC3932" w:rsidP="00BC3932">
      <w:pPr>
        <w:spacing w:line="360" w:lineRule="auto"/>
        <w:ind w:firstLine="720"/>
        <w:rPr>
          <w:rFonts w:ascii="Times New Roman" w:hAnsi="Times New Roman" w:cs="Times New Roman"/>
          <w:sz w:val="24"/>
          <w:szCs w:val="24"/>
        </w:rPr>
      </w:pPr>
      <w:r w:rsidRPr="00BC3932">
        <w:rPr>
          <w:rFonts w:ascii="Times New Roman" w:hAnsi="Times New Roman" w:cs="Times New Roman"/>
          <w:sz w:val="24"/>
          <w:szCs w:val="24"/>
        </w:rPr>
        <w:t>All ping commands from the DNS Server (195.200.50.34) command prompt are positive, indicating successful communication with the target nodes.</w:t>
      </w:r>
    </w:p>
    <w:p w14:paraId="3569F139" w14:textId="1A36AE51" w:rsidR="00E7268A" w:rsidRDefault="001A76E0" w:rsidP="00E7268A">
      <w:pPr>
        <w:spacing w:line="360" w:lineRule="auto"/>
        <w:jc w:val="center"/>
        <w:rPr>
          <w:lang w:val="en-MY"/>
        </w:rPr>
      </w:pPr>
      <w:r>
        <w:rPr>
          <w:noProof/>
          <w:lang w:val="en-MY"/>
        </w:rPr>
        <w:drawing>
          <wp:inline distT="0" distB="0" distL="0" distR="0" wp14:anchorId="783CE452" wp14:editId="3F84CF09">
            <wp:extent cx="4584147" cy="4625340"/>
            <wp:effectExtent l="0" t="0" r="6985" b="3810"/>
            <wp:docPr id="1385516163" name="Picture 1385516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9558" cy="4630800"/>
                    </a:xfrm>
                    <a:prstGeom prst="rect">
                      <a:avLst/>
                    </a:prstGeom>
                    <a:noFill/>
                    <a:ln>
                      <a:noFill/>
                    </a:ln>
                  </pic:spPr>
                </pic:pic>
              </a:graphicData>
            </a:graphic>
          </wp:inline>
        </w:drawing>
      </w:r>
    </w:p>
    <w:p w14:paraId="1EDCC243" w14:textId="1C8A86B1" w:rsidR="00BC3932" w:rsidRPr="00BC3932" w:rsidRDefault="00BC3932" w:rsidP="00BC3932">
      <w:pPr>
        <w:pStyle w:val="Caption"/>
        <w:jc w:val="center"/>
        <w:rPr>
          <w:rFonts w:ascii="Times New Roman" w:hAnsi="Times New Roman" w:cs="Times New Roman"/>
          <w:b/>
          <w:bCs/>
          <w:color w:val="auto"/>
          <w:sz w:val="20"/>
          <w:szCs w:val="20"/>
          <w:lang w:val="en-MY"/>
        </w:rPr>
      </w:pPr>
      <w:bookmarkStart w:id="70" w:name="_Toc153749194"/>
      <w:r w:rsidRPr="00BC3932">
        <w:rPr>
          <w:rFonts w:ascii="Times New Roman" w:hAnsi="Times New Roman" w:cs="Times New Roman"/>
          <w:b/>
          <w:bCs/>
          <w:color w:val="auto"/>
          <w:sz w:val="20"/>
          <w:szCs w:val="20"/>
        </w:rPr>
        <w:t xml:space="preserve">Figure </w:t>
      </w:r>
      <w:r w:rsidR="505B1BED" w:rsidRPr="55F14A23">
        <w:rPr>
          <w:rFonts w:ascii="Times New Roman" w:hAnsi="Times New Roman" w:cs="Times New Roman"/>
          <w:b/>
          <w:bCs/>
          <w:color w:val="auto"/>
          <w:sz w:val="20"/>
          <w:szCs w:val="20"/>
        </w:rPr>
        <w:t>42</w:t>
      </w:r>
      <w:r w:rsidRPr="00BC3932">
        <w:rPr>
          <w:rFonts w:ascii="Times New Roman" w:hAnsi="Times New Roman" w:cs="Times New Roman"/>
          <w:b/>
          <w:bCs/>
          <w:color w:val="auto"/>
          <w:sz w:val="20"/>
          <w:szCs w:val="20"/>
        </w:rPr>
        <w:fldChar w:fldCharType="begin"/>
      </w:r>
      <w:r w:rsidRPr="00BC3932">
        <w:rPr>
          <w:rFonts w:ascii="Times New Roman" w:hAnsi="Times New Roman" w:cs="Times New Roman"/>
          <w:b/>
          <w:bCs/>
          <w:color w:val="auto"/>
          <w:sz w:val="20"/>
          <w:szCs w:val="20"/>
        </w:rPr>
        <w:instrText xml:space="preserve"> SEQ Figure \* ARABIC </w:instrText>
      </w:r>
      <w:r w:rsidRPr="00BC3932">
        <w:rPr>
          <w:rFonts w:ascii="Times New Roman" w:hAnsi="Times New Roman" w:cs="Times New Roman"/>
          <w:b/>
          <w:bCs/>
          <w:color w:val="auto"/>
          <w:sz w:val="20"/>
          <w:szCs w:val="20"/>
        </w:rPr>
        <w:fldChar w:fldCharType="separate"/>
      </w:r>
      <w:r w:rsidRPr="00BC3932">
        <w:rPr>
          <w:rFonts w:ascii="Times New Roman" w:hAnsi="Times New Roman" w:cs="Times New Roman"/>
          <w:b/>
          <w:bCs/>
          <w:color w:val="auto"/>
          <w:sz w:val="20"/>
          <w:szCs w:val="20"/>
        </w:rPr>
        <w:fldChar w:fldCharType="end"/>
      </w:r>
      <w:r w:rsidRPr="55F14A23">
        <w:rPr>
          <w:rFonts w:ascii="Times New Roman" w:hAnsi="Times New Roman" w:cs="Times New Roman"/>
          <w:b/>
          <w:bCs/>
          <w:color w:val="auto"/>
          <w:sz w:val="20"/>
          <w:szCs w:val="20"/>
        </w:rPr>
        <w:t>:</w:t>
      </w:r>
      <w:r w:rsidRPr="00BC3932">
        <w:rPr>
          <w:rFonts w:ascii="Times New Roman" w:hAnsi="Times New Roman" w:cs="Times New Roman"/>
          <w:b/>
          <w:bCs/>
          <w:color w:val="auto"/>
          <w:sz w:val="20"/>
          <w:szCs w:val="20"/>
        </w:rPr>
        <w:t xml:space="preserve"> Successful Ping Displayed</w:t>
      </w:r>
      <w:bookmarkEnd w:id="70"/>
    </w:p>
    <w:p w14:paraId="6A29B7B8" w14:textId="77777777" w:rsidR="001A76E0" w:rsidRDefault="001A76E0" w:rsidP="00E7268A">
      <w:pPr>
        <w:spacing w:line="360" w:lineRule="auto"/>
        <w:jc w:val="center"/>
        <w:rPr>
          <w:lang w:val="en-MY"/>
        </w:rPr>
      </w:pPr>
    </w:p>
    <w:p w14:paraId="7F3B2BF1" w14:textId="77777777" w:rsidR="00BC3932" w:rsidRDefault="00BC3932" w:rsidP="00E7268A">
      <w:pPr>
        <w:spacing w:line="360" w:lineRule="auto"/>
        <w:jc w:val="center"/>
        <w:rPr>
          <w:lang w:val="en-MY"/>
        </w:rPr>
      </w:pPr>
    </w:p>
    <w:p w14:paraId="62B28B6A" w14:textId="77777777" w:rsidR="00DA38BF" w:rsidRDefault="00DA38BF" w:rsidP="00D6166A">
      <w:pPr>
        <w:spacing w:line="360" w:lineRule="auto"/>
        <w:rPr>
          <w:lang w:val="en-MY"/>
        </w:rPr>
      </w:pPr>
    </w:p>
    <w:p w14:paraId="4070C6C4" w14:textId="77777777" w:rsidR="00DA38BF" w:rsidRDefault="00DA38BF" w:rsidP="00D6166A">
      <w:pPr>
        <w:spacing w:line="360" w:lineRule="auto"/>
        <w:rPr>
          <w:lang w:val="en-MY"/>
        </w:rPr>
      </w:pPr>
    </w:p>
    <w:p w14:paraId="5221A7D7" w14:textId="77777777" w:rsidR="00DA38BF" w:rsidRDefault="00DA38BF" w:rsidP="00D6166A">
      <w:pPr>
        <w:spacing w:line="360" w:lineRule="auto"/>
        <w:rPr>
          <w:lang w:val="en-MY"/>
        </w:rPr>
      </w:pPr>
    </w:p>
    <w:p w14:paraId="6FFAD5FD" w14:textId="77777777" w:rsidR="00DA38BF" w:rsidRDefault="00DA38BF" w:rsidP="00D6166A">
      <w:pPr>
        <w:spacing w:line="360" w:lineRule="auto"/>
        <w:rPr>
          <w:lang w:val="en-MY"/>
        </w:rPr>
      </w:pPr>
    </w:p>
    <w:p w14:paraId="7153413E" w14:textId="572C1ACF" w:rsidR="00C21AEC" w:rsidRPr="001120E9" w:rsidRDefault="00DA38BF" w:rsidP="00D6166A">
      <w:pPr>
        <w:spacing w:line="360" w:lineRule="auto"/>
        <w:jc w:val="both"/>
        <w:rPr>
          <w:rFonts w:ascii="Times New Roman" w:hAnsi="Times New Roman" w:cs="Times New Roman"/>
          <w:b/>
          <w:bCs/>
          <w:sz w:val="28"/>
          <w:szCs w:val="28"/>
          <w:lang w:val="en-MY"/>
        </w:rPr>
      </w:pPr>
      <w:r>
        <w:rPr>
          <w:rFonts w:ascii="Times New Roman" w:hAnsi="Times New Roman" w:cs="Times New Roman"/>
          <w:b/>
          <w:bCs/>
          <w:sz w:val="28"/>
          <w:szCs w:val="28"/>
          <w:lang w:val="en-MY"/>
        </w:rPr>
        <w:t xml:space="preserve">10. </w:t>
      </w:r>
      <w:r w:rsidRPr="00DA38BF">
        <w:rPr>
          <w:rFonts w:ascii="Times New Roman" w:hAnsi="Times New Roman" w:cs="Times New Roman"/>
          <w:b/>
          <w:bCs/>
          <w:sz w:val="28"/>
          <w:szCs w:val="28"/>
          <w:lang w:val="en-MY"/>
        </w:rPr>
        <w:t>Strengthening Layer 2 Security: Attack Mitigation Strategies</w:t>
      </w:r>
    </w:p>
    <w:p w14:paraId="1D3F8F5B" w14:textId="55A95980" w:rsidR="00DA38BF" w:rsidRPr="00DA38BF" w:rsidRDefault="00DA38BF" w:rsidP="00D6166A">
      <w:pPr>
        <w:spacing w:line="360" w:lineRule="auto"/>
        <w:ind w:firstLine="720"/>
        <w:jc w:val="both"/>
        <w:rPr>
          <w:rFonts w:ascii="Times New Roman" w:hAnsi="Times New Roman" w:cs="Times New Roman"/>
          <w:sz w:val="24"/>
          <w:szCs w:val="24"/>
          <w:lang w:val="en-MY"/>
        </w:rPr>
      </w:pPr>
      <w:r w:rsidRPr="00DA38BF">
        <w:rPr>
          <w:rFonts w:ascii="Times New Roman" w:hAnsi="Times New Roman" w:cs="Times New Roman"/>
          <w:sz w:val="24"/>
          <w:szCs w:val="24"/>
          <w:lang w:val="en-MY"/>
        </w:rPr>
        <w:t>Throughout its router and switch architecture, Microtech Sdn. Bhd. must implement critical security measures. The primary objective is to address potential security vulnerabilities ahead of time by studying four Layer 2 security threats and then implementing powerful mitigation mechanisms</w:t>
      </w:r>
      <w:r w:rsidR="009252DA">
        <w:rPr>
          <w:rFonts w:ascii="Times New Roman" w:hAnsi="Times New Roman" w:cs="Times New Roman"/>
          <w:sz w:val="24"/>
          <w:szCs w:val="24"/>
          <w:lang w:val="en-MY"/>
        </w:rPr>
        <w:t xml:space="preserve"> </w:t>
      </w:r>
      <w:r w:rsidR="009252DA" w:rsidRPr="009252DA">
        <w:rPr>
          <w:rFonts w:ascii="Times New Roman" w:hAnsi="Times New Roman" w:cs="Times New Roman"/>
          <w:sz w:val="24"/>
          <w:szCs w:val="24"/>
          <w:lang w:val="en-MY"/>
        </w:rPr>
        <w:t>(Cusack &amp; Lutui, 2015)</w:t>
      </w:r>
      <w:r w:rsidRPr="00DA38BF">
        <w:rPr>
          <w:rFonts w:ascii="Times New Roman" w:hAnsi="Times New Roman" w:cs="Times New Roman"/>
          <w:sz w:val="24"/>
          <w:szCs w:val="24"/>
          <w:lang w:val="en-MY"/>
        </w:rPr>
        <w:t xml:space="preserve">. The network intends to strengthen its defences against possible attacks by carefully deploying these safety procedures, ensuring the safeguarding of key data and resources with an emphasis on confidentiality, integrity, and availability. </w:t>
      </w:r>
      <w:r>
        <w:rPr>
          <w:rFonts w:ascii="Times New Roman" w:hAnsi="Times New Roman" w:cs="Times New Roman"/>
          <w:sz w:val="24"/>
          <w:szCs w:val="24"/>
          <w:lang w:val="en-MY"/>
        </w:rPr>
        <w:t>The f</w:t>
      </w:r>
      <w:r w:rsidRPr="00DA38BF">
        <w:rPr>
          <w:rFonts w:ascii="Times New Roman" w:hAnsi="Times New Roman" w:cs="Times New Roman"/>
          <w:sz w:val="24"/>
          <w:szCs w:val="24"/>
          <w:lang w:val="en-MY"/>
        </w:rPr>
        <w:t xml:space="preserve">ollowing </w:t>
      </w:r>
      <w:r>
        <w:rPr>
          <w:rFonts w:ascii="Times New Roman" w:hAnsi="Times New Roman" w:cs="Times New Roman"/>
          <w:sz w:val="24"/>
          <w:szCs w:val="24"/>
          <w:lang w:val="en-MY"/>
        </w:rPr>
        <w:t xml:space="preserve">discussion </w:t>
      </w:r>
      <w:r w:rsidRPr="00DA38BF">
        <w:rPr>
          <w:rFonts w:ascii="Times New Roman" w:hAnsi="Times New Roman" w:cs="Times New Roman"/>
          <w:sz w:val="24"/>
          <w:szCs w:val="24"/>
          <w:lang w:val="en-MY"/>
        </w:rPr>
        <w:t>will provide a thorough evaluation of each security attack, as well as full descriptions of the related mitigation strategies.</w:t>
      </w:r>
    </w:p>
    <w:p w14:paraId="082B039D" w14:textId="25E173B4" w:rsidR="00D856FD" w:rsidRDefault="00FF3CD8" w:rsidP="00F709AD">
      <w:pPr>
        <w:pStyle w:val="Heading2"/>
        <w:spacing w:line="360" w:lineRule="auto"/>
        <w:rPr>
          <w:rFonts w:ascii="Times New Roman" w:hAnsi="Times New Roman" w:cs="Times New Roman"/>
          <w:b/>
          <w:bCs/>
          <w:color w:val="auto"/>
        </w:rPr>
      </w:pPr>
      <w:bookmarkStart w:id="71" w:name="_Toc153748328"/>
      <w:r>
        <w:rPr>
          <w:rFonts w:ascii="Times New Roman" w:hAnsi="Times New Roman" w:cs="Times New Roman"/>
          <w:b/>
          <w:bCs/>
          <w:color w:val="auto"/>
        </w:rPr>
        <w:t>10</w:t>
      </w:r>
      <w:r w:rsidRPr="00144EDB">
        <w:rPr>
          <w:rFonts w:ascii="Times New Roman" w:hAnsi="Times New Roman" w:cs="Times New Roman"/>
          <w:b/>
          <w:bCs/>
          <w:color w:val="auto"/>
        </w:rPr>
        <w:t>.</w:t>
      </w:r>
      <w:r>
        <w:rPr>
          <w:rFonts w:ascii="Times New Roman" w:hAnsi="Times New Roman" w:cs="Times New Roman"/>
          <w:b/>
          <w:bCs/>
          <w:color w:val="auto"/>
        </w:rPr>
        <w:t>1</w:t>
      </w:r>
      <w:r w:rsidRPr="00144EDB">
        <w:rPr>
          <w:rFonts w:ascii="Times New Roman" w:hAnsi="Times New Roman" w:cs="Times New Roman"/>
          <w:b/>
          <w:bCs/>
          <w:color w:val="auto"/>
        </w:rPr>
        <w:t xml:space="preserve"> </w:t>
      </w:r>
      <w:r>
        <w:rPr>
          <w:rFonts w:ascii="Times New Roman" w:hAnsi="Times New Roman" w:cs="Times New Roman"/>
          <w:b/>
          <w:bCs/>
          <w:color w:val="auto"/>
        </w:rPr>
        <w:t xml:space="preserve"> </w:t>
      </w:r>
      <w:r w:rsidR="00D856FD">
        <w:rPr>
          <w:rFonts w:ascii="Times New Roman" w:hAnsi="Times New Roman" w:cs="Times New Roman"/>
          <w:b/>
          <w:bCs/>
          <w:color w:val="auto"/>
        </w:rPr>
        <w:t xml:space="preserve">Configuring </w:t>
      </w:r>
      <w:r w:rsidR="008B62FE">
        <w:rPr>
          <w:rFonts w:ascii="Times New Roman" w:hAnsi="Times New Roman" w:cs="Times New Roman"/>
          <w:b/>
          <w:bCs/>
          <w:color w:val="auto"/>
        </w:rPr>
        <w:t xml:space="preserve">Fundamental </w:t>
      </w:r>
      <w:r w:rsidR="00D856FD">
        <w:rPr>
          <w:rFonts w:ascii="Times New Roman" w:hAnsi="Times New Roman" w:cs="Times New Roman"/>
          <w:b/>
          <w:bCs/>
          <w:color w:val="auto"/>
        </w:rPr>
        <w:t>Security Mechanism</w:t>
      </w:r>
      <w:r w:rsidR="00F709AD">
        <w:rPr>
          <w:rFonts w:ascii="Times New Roman" w:hAnsi="Times New Roman" w:cs="Times New Roman"/>
          <w:b/>
          <w:bCs/>
          <w:color w:val="auto"/>
        </w:rPr>
        <w:t>s</w:t>
      </w:r>
      <w:bookmarkEnd w:id="71"/>
    </w:p>
    <w:p w14:paraId="505B7009" w14:textId="318F54C4" w:rsidR="00A541F9" w:rsidRDefault="00B8501B" w:rsidP="00A541F9">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4" behindDoc="1" locked="0" layoutInCell="1" allowOverlap="1" wp14:anchorId="06F21955" wp14:editId="3F51808F">
            <wp:simplePos x="0" y="0"/>
            <wp:positionH relativeFrom="column">
              <wp:posOffset>-15240</wp:posOffset>
            </wp:positionH>
            <wp:positionV relativeFrom="paragraph">
              <wp:posOffset>2139315</wp:posOffset>
            </wp:positionV>
            <wp:extent cx="5935980" cy="2613660"/>
            <wp:effectExtent l="0" t="0" r="7620" b="0"/>
            <wp:wrapTight wrapText="bothSides">
              <wp:wrapPolygon edited="0">
                <wp:start x="0" y="0"/>
                <wp:lineTo x="0" y="21411"/>
                <wp:lineTo x="21558" y="21411"/>
                <wp:lineTo x="21558" y="0"/>
                <wp:lineTo x="0" y="0"/>
              </wp:wrapPolygon>
            </wp:wrapTight>
            <wp:docPr id="468346017" name="Picture 46834601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46017" name="Picture 12" descr="A computer screen 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2613660"/>
                    </a:xfrm>
                    <a:prstGeom prst="rect">
                      <a:avLst/>
                    </a:prstGeom>
                    <a:noFill/>
                    <a:ln>
                      <a:noFill/>
                    </a:ln>
                  </pic:spPr>
                </pic:pic>
              </a:graphicData>
            </a:graphic>
          </wp:anchor>
        </w:drawing>
      </w:r>
      <w:r w:rsidR="00A541F9" w:rsidRPr="00A541F9">
        <w:rPr>
          <w:rFonts w:ascii="Times New Roman" w:hAnsi="Times New Roman" w:cs="Times New Roman"/>
          <w:sz w:val="24"/>
          <w:szCs w:val="24"/>
        </w:rPr>
        <w:t>To eliminate possible security risks and prevent unauthorised access, all ports that are not actively in use are routinely deactivated in this context. VLANs (Virtual Local Area Networks) are used to properly separate and control network traffic, hence improving overall security. Active ports are carefully set to fit operating needs, whereas inactive ports are decommissioned. Furthermore, the use of a black hole method</w:t>
      </w:r>
      <w:r>
        <w:rPr>
          <w:rFonts w:ascii="Times New Roman" w:hAnsi="Times New Roman" w:cs="Times New Roman"/>
          <w:sz w:val="24"/>
          <w:szCs w:val="24"/>
        </w:rPr>
        <w:t xml:space="preserve"> (VLAN100)</w:t>
      </w:r>
      <w:r w:rsidR="00A541F9" w:rsidRPr="00A541F9">
        <w:rPr>
          <w:rFonts w:ascii="Times New Roman" w:hAnsi="Times New Roman" w:cs="Times New Roman"/>
          <w:sz w:val="24"/>
          <w:szCs w:val="24"/>
        </w:rPr>
        <w:t xml:space="preserve"> assists to reject or reroute undesirable or harmful traffic, strengthening the network against possible attacks. This technique contributes to the development of a strong security position, ensuring that the network is well-protected and resilient to diverse security threats.</w:t>
      </w:r>
    </w:p>
    <w:p w14:paraId="53F00F63" w14:textId="502055D3" w:rsidR="00B8501B" w:rsidRPr="00B8501B" w:rsidRDefault="00B8501B" w:rsidP="00B8501B">
      <w:pPr>
        <w:pStyle w:val="Caption"/>
        <w:jc w:val="center"/>
        <w:rPr>
          <w:rFonts w:ascii="Times New Roman" w:hAnsi="Times New Roman" w:cs="Times New Roman"/>
          <w:b/>
          <w:bCs/>
          <w:color w:val="auto"/>
          <w:sz w:val="28"/>
          <w:szCs w:val="28"/>
        </w:rPr>
      </w:pPr>
      <w:bookmarkStart w:id="72" w:name="_Toc153749195"/>
      <w:r w:rsidRPr="00B8501B">
        <w:rPr>
          <w:rFonts w:ascii="Times New Roman" w:hAnsi="Times New Roman" w:cs="Times New Roman"/>
          <w:b/>
          <w:bCs/>
          <w:color w:val="auto"/>
          <w:sz w:val="20"/>
          <w:szCs w:val="20"/>
        </w:rPr>
        <w:t xml:space="preserve">Figure </w:t>
      </w:r>
      <w:r w:rsidRPr="00B8501B">
        <w:rPr>
          <w:rFonts w:ascii="Times New Roman" w:hAnsi="Times New Roman" w:cs="Times New Roman"/>
          <w:b/>
          <w:bCs/>
          <w:color w:val="auto"/>
          <w:sz w:val="20"/>
          <w:szCs w:val="20"/>
        </w:rPr>
        <w:fldChar w:fldCharType="begin"/>
      </w:r>
      <w:r w:rsidRPr="00B8501B">
        <w:rPr>
          <w:rFonts w:ascii="Times New Roman" w:hAnsi="Times New Roman" w:cs="Times New Roman"/>
          <w:b/>
          <w:bCs/>
          <w:color w:val="auto"/>
          <w:sz w:val="20"/>
          <w:szCs w:val="20"/>
        </w:rPr>
        <w:instrText xml:space="preserve"> SEQ Figure \* ARABIC </w:instrText>
      </w:r>
      <w:r w:rsidRPr="00B8501B">
        <w:rPr>
          <w:rFonts w:ascii="Times New Roman" w:hAnsi="Times New Roman" w:cs="Times New Roman"/>
          <w:b/>
          <w:bCs/>
          <w:color w:val="auto"/>
          <w:sz w:val="20"/>
          <w:szCs w:val="20"/>
        </w:rPr>
        <w:fldChar w:fldCharType="separate"/>
      </w:r>
      <w:r w:rsidRPr="00B8501B">
        <w:rPr>
          <w:rFonts w:ascii="Times New Roman" w:hAnsi="Times New Roman" w:cs="Times New Roman"/>
          <w:b/>
          <w:bCs/>
          <w:color w:val="auto"/>
          <w:sz w:val="20"/>
          <w:szCs w:val="20"/>
        </w:rPr>
        <w:fldChar w:fldCharType="end"/>
      </w:r>
      <w:r w:rsidRPr="00B8501B">
        <w:rPr>
          <w:rFonts w:ascii="Times New Roman" w:hAnsi="Times New Roman" w:cs="Times New Roman"/>
          <w:b/>
          <w:bCs/>
          <w:color w:val="auto"/>
          <w:sz w:val="20"/>
          <w:szCs w:val="20"/>
        </w:rPr>
        <w:t>: Securing Unused Ports and Implementation of Blackhole</w:t>
      </w:r>
      <w:bookmarkEnd w:id="72"/>
    </w:p>
    <w:p w14:paraId="1D4CCC96" w14:textId="0366316B" w:rsidR="00A541F9" w:rsidRPr="00A541F9" w:rsidRDefault="00A541F9" w:rsidP="00911356">
      <w:pPr>
        <w:spacing w:line="360" w:lineRule="auto"/>
        <w:ind w:firstLine="720"/>
        <w:rPr>
          <w:rFonts w:ascii="Times New Roman" w:hAnsi="Times New Roman" w:cs="Times New Roman"/>
          <w:sz w:val="24"/>
          <w:szCs w:val="24"/>
        </w:rPr>
      </w:pPr>
    </w:p>
    <w:p w14:paraId="799AAD83" w14:textId="5E728979" w:rsidR="00034B81" w:rsidRPr="00034B81" w:rsidRDefault="00034B81" w:rsidP="00034B81">
      <w:pPr>
        <w:spacing w:line="360" w:lineRule="auto"/>
        <w:ind w:firstLine="720"/>
        <w:jc w:val="both"/>
        <w:rPr>
          <w:rFonts w:ascii="Times New Roman" w:hAnsi="Times New Roman" w:cs="Times New Roman"/>
          <w:sz w:val="24"/>
          <w:szCs w:val="24"/>
        </w:rPr>
      </w:pPr>
      <w:r w:rsidRPr="00034B81">
        <w:rPr>
          <w:rFonts w:ascii="Times New Roman" w:hAnsi="Times New Roman" w:cs="Times New Roman"/>
          <w:sz w:val="24"/>
          <w:szCs w:val="24"/>
        </w:rPr>
        <w:t>The introduction of port security features on the switch is the next security method. Port security is an important strategy for controlling and restricting access to network resources by managing the MAC (Media Access Control) addresses of connected devices. The switchport is configured in this configuration to enforce port security, ensuring that only authorised devices may connect to the network. Furthermore, using sticky MAC addresses enables the switch to dynamically learn and save the MAC addresses of devices connecting to the protected ports. By linking MAC addresses with authorised devices, this improves security by prohibiting unauthorised devices from getting network access.</w:t>
      </w:r>
    </w:p>
    <w:p w14:paraId="3DFF82BC" w14:textId="42E40FA3" w:rsidR="00034B81" w:rsidRDefault="00035793" w:rsidP="00034B81">
      <w:r>
        <w:rPr>
          <w:noProof/>
        </w:rPr>
        <w:drawing>
          <wp:inline distT="0" distB="0" distL="0" distR="0" wp14:anchorId="236D2CDE" wp14:editId="76D569FA">
            <wp:extent cx="5593080" cy="1645920"/>
            <wp:effectExtent l="0" t="0" r="7620" b="0"/>
            <wp:docPr id="1132543820" name="Picture 113254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3080" cy="1645920"/>
                    </a:xfrm>
                    <a:prstGeom prst="rect">
                      <a:avLst/>
                    </a:prstGeom>
                    <a:noFill/>
                    <a:ln>
                      <a:noFill/>
                    </a:ln>
                  </pic:spPr>
                </pic:pic>
              </a:graphicData>
            </a:graphic>
          </wp:inline>
        </w:drawing>
      </w:r>
    </w:p>
    <w:p w14:paraId="0E4741CA" w14:textId="7C0A70E8" w:rsidR="00034B81" w:rsidRPr="00035793" w:rsidRDefault="00035793" w:rsidP="00035793">
      <w:pPr>
        <w:pStyle w:val="Caption"/>
        <w:jc w:val="center"/>
        <w:rPr>
          <w:rFonts w:ascii="Times New Roman" w:hAnsi="Times New Roman" w:cs="Times New Roman"/>
          <w:b/>
          <w:bCs/>
          <w:color w:val="auto"/>
          <w:sz w:val="20"/>
          <w:szCs w:val="20"/>
        </w:rPr>
      </w:pPr>
      <w:bookmarkStart w:id="73" w:name="_Toc153749196"/>
      <w:r w:rsidRPr="00035793">
        <w:rPr>
          <w:rFonts w:ascii="Times New Roman" w:hAnsi="Times New Roman" w:cs="Times New Roman"/>
          <w:b/>
          <w:bCs/>
          <w:color w:val="auto"/>
          <w:sz w:val="20"/>
          <w:szCs w:val="20"/>
        </w:rPr>
        <w:t xml:space="preserve">Figure </w:t>
      </w:r>
      <w:r w:rsidR="38B119C0" w:rsidRPr="7FCA809D">
        <w:rPr>
          <w:rFonts w:ascii="Times New Roman" w:hAnsi="Times New Roman" w:cs="Times New Roman"/>
          <w:b/>
          <w:bCs/>
          <w:color w:val="auto"/>
          <w:sz w:val="20"/>
          <w:szCs w:val="20"/>
        </w:rPr>
        <w:t>44</w:t>
      </w:r>
      <w:r w:rsidRPr="00035793">
        <w:rPr>
          <w:rFonts w:ascii="Times New Roman" w:hAnsi="Times New Roman" w:cs="Times New Roman"/>
          <w:b/>
          <w:bCs/>
          <w:color w:val="auto"/>
          <w:sz w:val="20"/>
          <w:szCs w:val="20"/>
        </w:rPr>
        <w:fldChar w:fldCharType="begin"/>
      </w:r>
      <w:r w:rsidRPr="00035793">
        <w:rPr>
          <w:rFonts w:ascii="Times New Roman" w:hAnsi="Times New Roman" w:cs="Times New Roman"/>
          <w:b/>
          <w:bCs/>
          <w:color w:val="auto"/>
          <w:sz w:val="20"/>
          <w:szCs w:val="20"/>
        </w:rPr>
        <w:instrText xml:space="preserve"> SEQ Figure \* ARABIC </w:instrText>
      </w:r>
      <w:r w:rsidRPr="00035793">
        <w:rPr>
          <w:rFonts w:ascii="Times New Roman" w:hAnsi="Times New Roman" w:cs="Times New Roman"/>
          <w:b/>
          <w:bCs/>
          <w:color w:val="auto"/>
          <w:sz w:val="20"/>
          <w:szCs w:val="20"/>
        </w:rPr>
        <w:fldChar w:fldCharType="separate"/>
      </w:r>
      <w:r w:rsidRPr="00035793">
        <w:rPr>
          <w:rFonts w:ascii="Times New Roman" w:hAnsi="Times New Roman" w:cs="Times New Roman"/>
          <w:b/>
          <w:bCs/>
          <w:color w:val="auto"/>
          <w:sz w:val="20"/>
          <w:szCs w:val="20"/>
        </w:rPr>
        <w:fldChar w:fldCharType="end"/>
      </w:r>
      <w:r w:rsidRPr="00035793">
        <w:rPr>
          <w:rFonts w:ascii="Times New Roman" w:hAnsi="Times New Roman" w:cs="Times New Roman"/>
          <w:b/>
          <w:bCs/>
          <w:color w:val="auto"/>
          <w:sz w:val="20"/>
          <w:szCs w:val="20"/>
        </w:rPr>
        <w:t>: Implemented Port Security</w:t>
      </w:r>
      <w:bookmarkEnd w:id="73"/>
    </w:p>
    <w:p w14:paraId="5EB38D8A" w14:textId="77777777" w:rsidR="00034B81" w:rsidRDefault="00034B81" w:rsidP="00034B81"/>
    <w:p w14:paraId="2949D8F3" w14:textId="77777777" w:rsidR="00034B81" w:rsidRDefault="00034B81" w:rsidP="00034B81"/>
    <w:p w14:paraId="1114B8BF" w14:textId="77777777" w:rsidR="00034B81" w:rsidRDefault="00034B81" w:rsidP="00034B81"/>
    <w:p w14:paraId="5EE5EF65" w14:textId="77777777" w:rsidR="00A541F9" w:rsidRDefault="00A541F9" w:rsidP="00A541F9"/>
    <w:p w14:paraId="2E7AB79D" w14:textId="77777777" w:rsidR="00446827" w:rsidRPr="00446827" w:rsidRDefault="00446827" w:rsidP="00446827">
      <w:pPr>
        <w:spacing w:line="360" w:lineRule="auto"/>
        <w:rPr>
          <w:lang w:val="en-MY"/>
        </w:rPr>
      </w:pPr>
    </w:p>
    <w:p w14:paraId="34E2C206" w14:textId="77777777" w:rsidR="00446827" w:rsidRPr="00446827" w:rsidRDefault="00446827" w:rsidP="00446827">
      <w:pPr>
        <w:spacing w:line="360" w:lineRule="auto"/>
        <w:rPr>
          <w:lang w:val="en-MY"/>
        </w:rPr>
      </w:pPr>
    </w:p>
    <w:p w14:paraId="7A3A3EA9" w14:textId="77777777" w:rsidR="00446827" w:rsidRPr="00446827" w:rsidRDefault="00446827" w:rsidP="00446827">
      <w:pPr>
        <w:spacing w:line="360" w:lineRule="auto"/>
        <w:rPr>
          <w:lang w:val="en-MY"/>
        </w:rPr>
      </w:pPr>
    </w:p>
    <w:p w14:paraId="2A6B6A81" w14:textId="77777777" w:rsidR="00DA38BF" w:rsidRPr="00DA38BF" w:rsidRDefault="00DA38BF" w:rsidP="00D6166A">
      <w:pPr>
        <w:spacing w:line="360" w:lineRule="auto"/>
        <w:rPr>
          <w:lang w:val="en-MY"/>
        </w:rPr>
      </w:pPr>
    </w:p>
    <w:p w14:paraId="75E1A589" w14:textId="77777777" w:rsidR="00DA38BF" w:rsidRPr="00DA38BF" w:rsidRDefault="00DA38BF" w:rsidP="00D6166A">
      <w:pPr>
        <w:spacing w:line="360" w:lineRule="auto"/>
        <w:rPr>
          <w:lang w:val="en-MY"/>
        </w:rPr>
      </w:pPr>
    </w:p>
    <w:p w14:paraId="4253823C" w14:textId="77777777" w:rsidR="00033103" w:rsidRPr="00DA38BF" w:rsidRDefault="00033103" w:rsidP="00D6166A">
      <w:pPr>
        <w:spacing w:line="360" w:lineRule="auto"/>
        <w:rPr>
          <w:lang w:val="en-MY"/>
        </w:rPr>
      </w:pPr>
    </w:p>
    <w:p w14:paraId="7E87EA03" w14:textId="357589DF" w:rsidR="00D6166A" w:rsidRPr="001120E9" w:rsidRDefault="00033103" w:rsidP="001120E9">
      <w:pPr>
        <w:pStyle w:val="Heading1"/>
        <w:spacing w:line="360" w:lineRule="auto"/>
        <w:jc w:val="both"/>
        <w:rPr>
          <w:rFonts w:ascii="Times New Roman" w:hAnsi="Times New Roman" w:cs="Times New Roman"/>
          <w:b/>
          <w:bCs/>
          <w:color w:val="auto"/>
          <w:sz w:val="28"/>
          <w:szCs w:val="28"/>
          <w:lang w:val="en-MY"/>
        </w:rPr>
      </w:pPr>
      <w:bookmarkStart w:id="74" w:name="_Toc153748329"/>
      <w:r w:rsidRPr="009C3584">
        <w:rPr>
          <w:rFonts w:ascii="Times New Roman" w:hAnsi="Times New Roman" w:cs="Times New Roman"/>
          <w:b/>
          <w:bCs/>
          <w:color w:val="auto"/>
          <w:sz w:val="28"/>
          <w:szCs w:val="28"/>
          <w:lang w:val="en-MY"/>
        </w:rPr>
        <w:t>11. Recommendations for Additional Security Measures</w:t>
      </w:r>
      <w:bookmarkEnd w:id="74"/>
    </w:p>
    <w:p w14:paraId="3606BEAA" w14:textId="3BEB38B2" w:rsidR="00D6166A" w:rsidRDefault="00033103" w:rsidP="001120E9">
      <w:pPr>
        <w:spacing w:line="360" w:lineRule="auto"/>
        <w:ind w:firstLine="720"/>
        <w:jc w:val="both"/>
        <w:rPr>
          <w:rFonts w:ascii="Times New Roman" w:hAnsi="Times New Roman" w:cs="Times New Roman"/>
          <w:sz w:val="24"/>
          <w:szCs w:val="24"/>
          <w:lang w:val="en-MY"/>
        </w:rPr>
      </w:pPr>
      <w:r w:rsidRPr="00033103">
        <w:rPr>
          <w:rFonts w:ascii="Times New Roman" w:hAnsi="Times New Roman" w:cs="Times New Roman"/>
          <w:sz w:val="24"/>
          <w:szCs w:val="24"/>
          <w:lang w:val="en-MY"/>
        </w:rPr>
        <w:t>Microtech Sdn. Bhd. recognises the necessity of extra measures beyond the foundations in the goal of comprehensive network security. This section</w:t>
      </w:r>
      <w:r w:rsidR="00564A37">
        <w:rPr>
          <w:rFonts w:ascii="Times New Roman" w:hAnsi="Times New Roman" w:cs="Times New Roman"/>
          <w:sz w:val="24"/>
          <w:szCs w:val="24"/>
          <w:lang w:val="en-MY"/>
        </w:rPr>
        <w:t xml:space="preserve"> discusses</w:t>
      </w:r>
      <w:r w:rsidRPr="00033103">
        <w:rPr>
          <w:rFonts w:ascii="Times New Roman" w:hAnsi="Times New Roman" w:cs="Times New Roman"/>
          <w:sz w:val="24"/>
          <w:szCs w:val="24"/>
          <w:lang w:val="en-MY"/>
        </w:rPr>
        <w:t xml:space="preserve"> three critical </w:t>
      </w:r>
      <w:r>
        <w:rPr>
          <w:rFonts w:ascii="Times New Roman" w:hAnsi="Times New Roman" w:cs="Times New Roman"/>
          <w:sz w:val="24"/>
          <w:szCs w:val="24"/>
          <w:lang w:val="en-MY"/>
        </w:rPr>
        <w:t>recommendations</w:t>
      </w:r>
      <w:r w:rsidRPr="00033103">
        <w:rPr>
          <w:rFonts w:ascii="Times New Roman" w:hAnsi="Times New Roman" w:cs="Times New Roman"/>
          <w:sz w:val="24"/>
          <w:szCs w:val="24"/>
          <w:lang w:val="en-MY"/>
        </w:rPr>
        <w:t xml:space="preserve"> for improving the organization's security </w:t>
      </w:r>
      <w:r>
        <w:rPr>
          <w:rFonts w:ascii="Times New Roman" w:hAnsi="Times New Roman" w:cs="Times New Roman"/>
          <w:sz w:val="24"/>
          <w:szCs w:val="24"/>
          <w:lang w:val="en-MY"/>
        </w:rPr>
        <w:t>infrastructure</w:t>
      </w:r>
      <w:r w:rsidRPr="00033103">
        <w:rPr>
          <w:rFonts w:ascii="Times New Roman" w:hAnsi="Times New Roman" w:cs="Times New Roman"/>
          <w:sz w:val="24"/>
          <w:szCs w:val="24"/>
          <w:lang w:val="en-MY"/>
        </w:rPr>
        <w:t>.</w:t>
      </w:r>
    </w:p>
    <w:p w14:paraId="4EA88320" w14:textId="73E35465" w:rsidR="00D6166A" w:rsidRPr="001120E9" w:rsidRDefault="00033103" w:rsidP="001120E9">
      <w:pPr>
        <w:pStyle w:val="Heading2"/>
        <w:spacing w:line="360" w:lineRule="auto"/>
        <w:rPr>
          <w:rFonts w:ascii="Times New Roman" w:hAnsi="Times New Roman" w:cs="Times New Roman"/>
          <w:b/>
          <w:bCs/>
          <w:color w:val="auto"/>
        </w:rPr>
      </w:pPr>
      <w:bookmarkStart w:id="75" w:name="_Toc153748330"/>
      <w:r>
        <w:rPr>
          <w:rFonts w:ascii="Times New Roman" w:hAnsi="Times New Roman" w:cs="Times New Roman"/>
          <w:b/>
          <w:bCs/>
          <w:color w:val="auto"/>
        </w:rPr>
        <w:t>11</w:t>
      </w:r>
      <w:r w:rsidRPr="00144EDB">
        <w:rPr>
          <w:rFonts w:ascii="Times New Roman" w:hAnsi="Times New Roman" w:cs="Times New Roman"/>
          <w:b/>
          <w:bCs/>
          <w:color w:val="auto"/>
        </w:rPr>
        <w:t xml:space="preserve">.1 </w:t>
      </w:r>
      <w:r>
        <w:rPr>
          <w:rFonts w:ascii="Times New Roman" w:hAnsi="Times New Roman" w:cs="Times New Roman"/>
          <w:b/>
          <w:bCs/>
          <w:color w:val="auto"/>
        </w:rPr>
        <w:t xml:space="preserve">Recommendation #1: </w:t>
      </w:r>
      <w:r w:rsidRPr="00033103">
        <w:rPr>
          <w:rFonts w:ascii="Times New Roman" w:hAnsi="Times New Roman" w:cs="Times New Roman"/>
          <w:b/>
          <w:bCs/>
          <w:color w:val="auto"/>
        </w:rPr>
        <w:t>Access Control Lists (ACLs)</w:t>
      </w:r>
      <w:bookmarkEnd w:id="75"/>
    </w:p>
    <w:p w14:paraId="3C2DA9D4" w14:textId="79138DAA" w:rsidR="00564A37" w:rsidRPr="00033103" w:rsidRDefault="00033103" w:rsidP="00D6166A">
      <w:pPr>
        <w:spacing w:line="360" w:lineRule="auto"/>
        <w:ind w:firstLine="720"/>
        <w:jc w:val="both"/>
        <w:rPr>
          <w:rFonts w:ascii="Times New Roman" w:hAnsi="Times New Roman" w:cs="Times New Roman"/>
          <w:sz w:val="24"/>
          <w:szCs w:val="24"/>
          <w:lang w:val="en-MY"/>
        </w:rPr>
      </w:pPr>
      <w:r w:rsidRPr="00033103">
        <w:rPr>
          <w:rFonts w:ascii="Times New Roman" w:hAnsi="Times New Roman" w:cs="Times New Roman"/>
          <w:sz w:val="24"/>
          <w:szCs w:val="24"/>
          <w:lang w:val="en-MY"/>
        </w:rPr>
        <w:t xml:space="preserve"> </w:t>
      </w:r>
      <w:r w:rsidR="00564A37" w:rsidRPr="00564A37">
        <w:rPr>
          <w:rFonts w:ascii="Times New Roman" w:hAnsi="Times New Roman" w:cs="Times New Roman"/>
          <w:sz w:val="24"/>
          <w:szCs w:val="24"/>
          <w:lang w:val="en-MY"/>
        </w:rPr>
        <w:t xml:space="preserve">Microtech Sdn. Bhd. must consider the implementation of Access Control Lists (ACLs) which is an essential tool in the field of network security. ACLs act as virtual gatekeepers, coordinating data traffic entry and egress inside the network architecture. The organisation achieves </w:t>
      </w:r>
      <w:r w:rsidR="00564A37">
        <w:rPr>
          <w:rFonts w:ascii="Times New Roman" w:hAnsi="Times New Roman" w:cs="Times New Roman"/>
          <w:sz w:val="24"/>
          <w:szCs w:val="24"/>
          <w:lang w:val="en-MY"/>
        </w:rPr>
        <w:t>complete</w:t>
      </w:r>
      <w:r w:rsidR="00564A37" w:rsidRPr="00564A37">
        <w:rPr>
          <w:rFonts w:ascii="Times New Roman" w:hAnsi="Times New Roman" w:cs="Times New Roman"/>
          <w:sz w:val="24"/>
          <w:szCs w:val="24"/>
          <w:lang w:val="en-MY"/>
        </w:rPr>
        <w:t xml:space="preserve"> control over access rights by carefully configuring ACLs, specifying rules that govern user or system interaction with defined resources</w:t>
      </w:r>
      <w:r w:rsidR="00854B32">
        <w:rPr>
          <w:rFonts w:ascii="Times New Roman" w:hAnsi="Times New Roman" w:cs="Times New Roman"/>
          <w:sz w:val="24"/>
          <w:szCs w:val="24"/>
          <w:lang w:val="en-MY"/>
        </w:rPr>
        <w:t xml:space="preserve"> </w:t>
      </w:r>
      <w:r w:rsidR="00854B32" w:rsidRPr="00854B32">
        <w:rPr>
          <w:rFonts w:ascii="Times New Roman" w:hAnsi="Times New Roman" w:cs="Times New Roman"/>
          <w:sz w:val="24"/>
          <w:szCs w:val="24"/>
          <w:lang w:val="en-MY"/>
        </w:rPr>
        <w:t>(Sameer, 2021)</w:t>
      </w:r>
      <w:r w:rsidR="00564A37" w:rsidRPr="00564A37">
        <w:rPr>
          <w:rFonts w:ascii="Times New Roman" w:hAnsi="Times New Roman" w:cs="Times New Roman"/>
          <w:sz w:val="24"/>
          <w:szCs w:val="24"/>
          <w:lang w:val="en-MY"/>
        </w:rPr>
        <w:t xml:space="preserve">. </w:t>
      </w:r>
    </w:p>
    <w:p w14:paraId="4CC42D88" w14:textId="23B77423" w:rsidR="0092069E" w:rsidRPr="00564A37" w:rsidRDefault="00564A37" w:rsidP="00D6166A">
      <w:pPr>
        <w:spacing w:line="360" w:lineRule="auto"/>
        <w:ind w:firstLine="720"/>
        <w:jc w:val="both"/>
        <w:rPr>
          <w:rFonts w:ascii="Times New Roman" w:hAnsi="Times New Roman" w:cs="Times New Roman"/>
          <w:sz w:val="24"/>
          <w:szCs w:val="24"/>
          <w:lang w:val="en-MY"/>
        </w:rPr>
      </w:pPr>
      <w:r w:rsidRPr="00564A37">
        <w:rPr>
          <w:rFonts w:ascii="Times New Roman" w:hAnsi="Times New Roman" w:cs="Times New Roman"/>
          <w:sz w:val="24"/>
          <w:szCs w:val="24"/>
          <w:lang w:val="en-MY"/>
        </w:rPr>
        <w:t>Furthermore, Access Control Lists (ACLs) provide a dynamic method for Microtech Sdn. Bhd. to enforce network security rules and regulatory compliance. The organisation may restrict the flow of traffic by carefully establishing rules inside the ACL configuration, permitting, or refusing access depending on stated criteria</w:t>
      </w:r>
      <w:r w:rsidR="008135BD">
        <w:rPr>
          <w:rFonts w:ascii="Times New Roman" w:hAnsi="Times New Roman" w:cs="Times New Roman"/>
          <w:sz w:val="24"/>
          <w:szCs w:val="24"/>
          <w:lang w:val="en-MY"/>
        </w:rPr>
        <w:t xml:space="preserve"> </w:t>
      </w:r>
      <w:r w:rsidR="008135BD" w:rsidRPr="008135BD">
        <w:rPr>
          <w:rFonts w:ascii="Times New Roman" w:hAnsi="Times New Roman" w:cs="Times New Roman"/>
          <w:sz w:val="24"/>
          <w:szCs w:val="24"/>
          <w:lang w:val="en-MY"/>
        </w:rPr>
        <w:t xml:space="preserve">(Sulaiman &amp; </w:t>
      </w:r>
      <w:proofErr w:type="spellStart"/>
      <w:r w:rsidR="008135BD" w:rsidRPr="008135BD">
        <w:rPr>
          <w:rFonts w:ascii="Times New Roman" w:hAnsi="Times New Roman" w:cs="Times New Roman"/>
          <w:sz w:val="24"/>
          <w:szCs w:val="24"/>
          <w:lang w:val="en-MY"/>
        </w:rPr>
        <w:t>Saripurna</w:t>
      </w:r>
      <w:proofErr w:type="spellEnd"/>
      <w:r w:rsidR="008135BD" w:rsidRPr="008135BD">
        <w:rPr>
          <w:rFonts w:ascii="Times New Roman" w:hAnsi="Times New Roman" w:cs="Times New Roman"/>
          <w:sz w:val="24"/>
          <w:szCs w:val="24"/>
          <w:lang w:val="en-MY"/>
        </w:rPr>
        <w:t>, 2021)</w:t>
      </w:r>
      <w:r w:rsidRPr="00564A37">
        <w:rPr>
          <w:rFonts w:ascii="Times New Roman" w:hAnsi="Times New Roman" w:cs="Times New Roman"/>
          <w:sz w:val="24"/>
          <w:szCs w:val="24"/>
          <w:lang w:val="en-MY"/>
        </w:rPr>
        <w:t>. This level of control extends beyond just limiting access; it allows Microtech Sdn. Bhd. to support effective network administration, optimise bandwidth usage, and identify possible problems by selectively allowing or blocking traffic</w:t>
      </w:r>
      <w:r w:rsidR="008135BD">
        <w:rPr>
          <w:rFonts w:ascii="Times New Roman" w:hAnsi="Times New Roman" w:cs="Times New Roman"/>
          <w:sz w:val="24"/>
          <w:szCs w:val="24"/>
          <w:lang w:val="en-MY"/>
        </w:rPr>
        <w:t xml:space="preserve"> </w:t>
      </w:r>
      <w:r w:rsidR="008135BD" w:rsidRPr="008135BD">
        <w:rPr>
          <w:rFonts w:ascii="Times New Roman" w:hAnsi="Times New Roman" w:cs="Times New Roman"/>
          <w:sz w:val="24"/>
          <w:szCs w:val="24"/>
          <w:lang w:val="en-MY"/>
        </w:rPr>
        <w:t>(Sameer, 2021)</w:t>
      </w:r>
      <w:r w:rsidRPr="00564A37">
        <w:rPr>
          <w:rFonts w:ascii="Times New Roman" w:hAnsi="Times New Roman" w:cs="Times New Roman"/>
          <w:sz w:val="24"/>
          <w:szCs w:val="24"/>
          <w:lang w:val="en-MY"/>
        </w:rPr>
        <w:t xml:space="preserve">. </w:t>
      </w:r>
    </w:p>
    <w:p w14:paraId="04667669" w14:textId="6518EEC5" w:rsidR="0092069E" w:rsidRDefault="00564A37" w:rsidP="00D6166A">
      <w:pPr>
        <w:spacing w:line="360" w:lineRule="auto"/>
        <w:jc w:val="center"/>
        <w:rPr>
          <w:rFonts w:ascii="Times New Roman" w:hAnsi="Times New Roman" w:cs="Times New Roman"/>
          <w:b/>
          <w:bCs/>
          <w:sz w:val="28"/>
          <w:szCs w:val="28"/>
          <w:lang w:val="en-MY"/>
        </w:rPr>
      </w:pPr>
      <w:r>
        <w:rPr>
          <w:noProof/>
        </w:rPr>
        <w:drawing>
          <wp:inline distT="0" distB="0" distL="0" distR="0" wp14:anchorId="34960499" wp14:editId="1C157072">
            <wp:extent cx="3649334" cy="3037156"/>
            <wp:effectExtent l="0" t="0" r="8890" b="0"/>
            <wp:docPr id="1685087596" name="Picture 1685087596" descr="What is Access Control List (ACL)? - PyNet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Access Control List (ACL)? - PyNet Lab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6745" cy="3043324"/>
                    </a:xfrm>
                    <a:prstGeom prst="rect">
                      <a:avLst/>
                    </a:prstGeom>
                    <a:noFill/>
                    <a:ln>
                      <a:noFill/>
                    </a:ln>
                  </pic:spPr>
                </pic:pic>
              </a:graphicData>
            </a:graphic>
          </wp:inline>
        </w:drawing>
      </w:r>
    </w:p>
    <w:p w14:paraId="79027C44" w14:textId="1FDE1CCA" w:rsidR="00D6166A" w:rsidRPr="001120E9" w:rsidRDefault="00564A37" w:rsidP="001120E9">
      <w:pPr>
        <w:pStyle w:val="Caption"/>
        <w:spacing w:line="360" w:lineRule="auto"/>
        <w:jc w:val="center"/>
        <w:rPr>
          <w:rFonts w:ascii="Times New Roman" w:hAnsi="Times New Roman" w:cs="Times New Roman"/>
          <w:color w:val="auto"/>
          <w:sz w:val="20"/>
          <w:szCs w:val="20"/>
        </w:rPr>
      </w:pPr>
      <w:bookmarkStart w:id="76" w:name="_Toc153749197"/>
      <w:r w:rsidRPr="00564A37">
        <w:rPr>
          <w:rFonts w:ascii="Times New Roman" w:hAnsi="Times New Roman" w:cs="Times New Roman"/>
          <w:b/>
          <w:bCs/>
          <w:color w:val="auto"/>
          <w:sz w:val="20"/>
          <w:szCs w:val="20"/>
        </w:rPr>
        <w:t xml:space="preserve">Figure </w:t>
      </w:r>
      <w:r w:rsidR="475DF77D" w:rsidRPr="7FCA809D">
        <w:rPr>
          <w:rFonts w:ascii="Times New Roman" w:hAnsi="Times New Roman" w:cs="Times New Roman"/>
          <w:b/>
          <w:bCs/>
          <w:color w:val="auto"/>
          <w:sz w:val="20"/>
          <w:szCs w:val="20"/>
        </w:rPr>
        <w:t>45</w:t>
      </w:r>
      <w:r w:rsidRPr="00564A37">
        <w:rPr>
          <w:rFonts w:ascii="Times New Roman" w:hAnsi="Times New Roman" w:cs="Times New Roman"/>
          <w:b/>
          <w:bCs/>
          <w:color w:val="auto"/>
          <w:sz w:val="20"/>
          <w:szCs w:val="20"/>
        </w:rPr>
        <w:fldChar w:fldCharType="begin"/>
      </w:r>
      <w:r w:rsidRPr="00564A37">
        <w:rPr>
          <w:rFonts w:ascii="Times New Roman" w:hAnsi="Times New Roman" w:cs="Times New Roman"/>
          <w:b/>
          <w:bCs/>
          <w:color w:val="auto"/>
          <w:sz w:val="20"/>
          <w:szCs w:val="20"/>
        </w:rPr>
        <w:instrText xml:space="preserve"> SEQ Figure \* ARABIC </w:instrText>
      </w:r>
      <w:r w:rsidRPr="00564A37">
        <w:rPr>
          <w:rFonts w:ascii="Times New Roman" w:hAnsi="Times New Roman" w:cs="Times New Roman"/>
          <w:b/>
          <w:bCs/>
          <w:color w:val="auto"/>
          <w:sz w:val="20"/>
          <w:szCs w:val="20"/>
        </w:rPr>
        <w:fldChar w:fldCharType="separate"/>
      </w:r>
      <w:r w:rsidRPr="00564A37">
        <w:rPr>
          <w:rFonts w:ascii="Times New Roman" w:hAnsi="Times New Roman" w:cs="Times New Roman"/>
          <w:b/>
          <w:bCs/>
          <w:color w:val="auto"/>
          <w:sz w:val="20"/>
          <w:szCs w:val="20"/>
        </w:rPr>
        <w:fldChar w:fldCharType="end"/>
      </w:r>
      <w:r w:rsidRPr="00564A37">
        <w:rPr>
          <w:rFonts w:ascii="Times New Roman" w:hAnsi="Times New Roman" w:cs="Times New Roman"/>
          <w:b/>
          <w:bCs/>
          <w:color w:val="auto"/>
          <w:sz w:val="20"/>
          <w:szCs w:val="20"/>
        </w:rPr>
        <w:t xml:space="preserve">: </w:t>
      </w:r>
      <w:r w:rsidR="00346824">
        <w:rPr>
          <w:rFonts w:ascii="Times New Roman" w:hAnsi="Times New Roman" w:cs="Times New Roman"/>
          <w:b/>
          <w:bCs/>
          <w:color w:val="auto"/>
          <w:sz w:val="20"/>
          <w:szCs w:val="20"/>
        </w:rPr>
        <w:t xml:space="preserve">Example </w:t>
      </w:r>
      <w:r w:rsidRPr="00564A37">
        <w:rPr>
          <w:rFonts w:ascii="Times New Roman" w:hAnsi="Times New Roman" w:cs="Times New Roman"/>
          <w:b/>
          <w:bCs/>
          <w:color w:val="auto"/>
          <w:sz w:val="20"/>
          <w:szCs w:val="20"/>
        </w:rPr>
        <w:t>Implementation of ACL</w:t>
      </w:r>
      <w:r w:rsidR="00A8670C">
        <w:rPr>
          <w:rFonts w:ascii="Times New Roman" w:hAnsi="Times New Roman" w:cs="Times New Roman"/>
          <w:b/>
          <w:bCs/>
          <w:color w:val="auto"/>
          <w:sz w:val="20"/>
          <w:szCs w:val="20"/>
        </w:rPr>
        <w:t xml:space="preserve"> </w:t>
      </w:r>
      <w:r w:rsidR="00A8670C" w:rsidRPr="00EB3B6E">
        <w:rPr>
          <w:rFonts w:ascii="Times New Roman" w:hAnsi="Times New Roman" w:cs="Times New Roman"/>
          <w:color w:val="auto"/>
          <w:sz w:val="20"/>
          <w:szCs w:val="20"/>
        </w:rPr>
        <w:t>(</w:t>
      </w:r>
      <w:proofErr w:type="spellStart"/>
      <w:r w:rsidR="00A8670C" w:rsidRPr="00EB3B6E">
        <w:rPr>
          <w:rFonts w:ascii="Times New Roman" w:hAnsi="Times New Roman" w:cs="Times New Roman"/>
          <w:color w:val="auto"/>
          <w:sz w:val="20"/>
          <w:szCs w:val="20"/>
        </w:rPr>
        <w:t>PyNet</w:t>
      </w:r>
      <w:proofErr w:type="spellEnd"/>
      <w:r w:rsidR="00A8670C" w:rsidRPr="00EB3B6E">
        <w:rPr>
          <w:rFonts w:ascii="Times New Roman" w:hAnsi="Times New Roman" w:cs="Times New Roman"/>
          <w:color w:val="auto"/>
          <w:sz w:val="20"/>
          <w:szCs w:val="20"/>
        </w:rPr>
        <w:t xml:space="preserve"> Labs, 2023)</w:t>
      </w:r>
      <w:bookmarkEnd w:id="76"/>
    </w:p>
    <w:p w14:paraId="6F13A86F" w14:textId="7346A1A5" w:rsidR="0092069E" w:rsidRPr="001120E9" w:rsidRDefault="00564A37" w:rsidP="001120E9">
      <w:pPr>
        <w:pStyle w:val="Heading2"/>
        <w:spacing w:line="360" w:lineRule="auto"/>
        <w:rPr>
          <w:rFonts w:ascii="Times New Roman" w:hAnsi="Times New Roman" w:cs="Times New Roman"/>
          <w:b/>
          <w:bCs/>
          <w:color w:val="auto"/>
        </w:rPr>
      </w:pPr>
      <w:bookmarkStart w:id="77" w:name="_Toc153748331"/>
      <w:r>
        <w:rPr>
          <w:rFonts w:ascii="Times New Roman" w:hAnsi="Times New Roman" w:cs="Times New Roman"/>
          <w:b/>
          <w:bCs/>
          <w:color w:val="auto"/>
        </w:rPr>
        <w:t>11</w:t>
      </w:r>
      <w:r w:rsidRPr="00144EDB">
        <w:rPr>
          <w:rFonts w:ascii="Times New Roman" w:hAnsi="Times New Roman" w:cs="Times New Roman"/>
          <w:b/>
          <w:bCs/>
          <w:color w:val="auto"/>
        </w:rPr>
        <w:t>.</w:t>
      </w:r>
      <w:r>
        <w:rPr>
          <w:rFonts w:ascii="Times New Roman" w:hAnsi="Times New Roman" w:cs="Times New Roman"/>
          <w:b/>
          <w:bCs/>
          <w:color w:val="auto"/>
        </w:rPr>
        <w:t>2</w:t>
      </w:r>
      <w:r w:rsidRPr="00144EDB">
        <w:rPr>
          <w:rFonts w:ascii="Times New Roman" w:hAnsi="Times New Roman" w:cs="Times New Roman"/>
          <w:b/>
          <w:bCs/>
          <w:color w:val="auto"/>
        </w:rPr>
        <w:t xml:space="preserve"> </w:t>
      </w:r>
      <w:r>
        <w:rPr>
          <w:rFonts w:ascii="Times New Roman" w:hAnsi="Times New Roman" w:cs="Times New Roman"/>
          <w:b/>
          <w:bCs/>
          <w:color w:val="auto"/>
        </w:rPr>
        <w:t>Recommendation #2: Virtual Private Networks (VPNs)</w:t>
      </w:r>
      <w:bookmarkEnd w:id="77"/>
    </w:p>
    <w:p w14:paraId="33913037" w14:textId="1552AC03" w:rsidR="000018E9" w:rsidRDefault="000018E9" w:rsidP="00D6166A">
      <w:pPr>
        <w:spacing w:line="360" w:lineRule="auto"/>
        <w:jc w:val="both"/>
        <w:rPr>
          <w:rFonts w:ascii="Times New Roman" w:hAnsi="Times New Roman" w:cs="Times New Roman"/>
          <w:sz w:val="24"/>
          <w:szCs w:val="24"/>
        </w:rPr>
      </w:pPr>
      <w:r w:rsidRPr="000018E9">
        <w:rPr>
          <w:rFonts w:ascii="Times New Roman" w:hAnsi="Times New Roman" w:cs="Times New Roman"/>
          <w:sz w:val="24"/>
          <w:szCs w:val="24"/>
        </w:rPr>
        <w:tab/>
        <w:t>The deployment of Virtual Private Networks (VPNs) appears as a critical proposal in strengthening Microtech Sdn. Bhd.'s security environment. VPNs act as encrypted tunnels between distant users and the organization's network, protecting data flows. This encryption method preserves the confidentiality and integrity of sensitive data, which is especially important when workers use the network from remote locations</w:t>
      </w:r>
      <w:r w:rsidR="00EB3B6E">
        <w:rPr>
          <w:rFonts w:ascii="Times New Roman" w:hAnsi="Times New Roman" w:cs="Times New Roman"/>
          <w:sz w:val="24"/>
          <w:szCs w:val="24"/>
        </w:rPr>
        <w:t xml:space="preserve"> </w:t>
      </w:r>
      <w:r w:rsidR="00EB3B6E" w:rsidRPr="00EB3B6E">
        <w:rPr>
          <w:rFonts w:ascii="Times New Roman" w:hAnsi="Times New Roman" w:cs="Times New Roman"/>
          <w:sz w:val="24"/>
          <w:szCs w:val="24"/>
        </w:rPr>
        <w:t xml:space="preserve">(Iqbal &amp; Imam </w:t>
      </w:r>
      <w:proofErr w:type="spellStart"/>
      <w:r w:rsidR="00EB3B6E" w:rsidRPr="00EB3B6E">
        <w:rPr>
          <w:rFonts w:ascii="Times New Roman" w:hAnsi="Times New Roman" w:cs="Times New Roman"/>
          <w:sz w:val="24"/>
          <w:szCs w:val="24"/>
        </w:rPr>
        <w:t>Riadi</w:t>
      </w:r>
      <w:proofErr w:type="spellEnd"/>
      <w:r w:rsidR="00EB3B6E" w:rsidRPr="00EB3B6E">
        <w:rPr>
          <w:rFonts w:ascii="Times New Roman" w:hAnsi="Times New Roman" w:cs="Times New Roman"/>
          <w:sz w:val="24"/>
          <w:szCs w:val="24"/>
        </w:rPr>
        <w:t>, 2019)</w:t>
      </w:r>
      <w:r w:rsidRPr="000018E9">
        <w:rPr>
          <w:rFonts w:ascii="Times New Roman" w:hAnsi="Times New Roman" w:cs="Times New Roman"/>
          <w:sz w:val="24"/>
          <w:szCs w:val="24"/>
        </w:rPr>
        <w:t xml:space="preserve">. </w:t>
      </w:r>
    </w:p>
    <w:p w14:paraId="67B644D9" w14:textId="55E7893C" w:rsidR="0092069E" w:rsidRPr="00346824" w:rsidRDefault="000018E9" w:rsidP="00D6166A">
      <w:pPr>
        <w:spacing w:line="360" w:lineRule="auto"/>
        <w:ind w:firstLine="720"/>
        <w:jc w:val="both"/>
        <w:rPr>
          <w:rFonts w:ascii="Times New Roman" w:hAnsi="Times New Roman" w:cs="Times New Roman"/>
          <w:sz w:val="24"/>
          <w:szCs w:val="24"/>
        </w:rPr>
      </w:pPr>
      <w:r w:rsidRPr="000018E9">
        <w:rPr>
          <w:rFonts w:ascii="Times New Roman" w:hAnsi="Times New Roman" w:cs="Times New Roman"/>
          <w:sz w:val="24"/>
          <w:szCs w:val="24"/>
        </w:rPr>
        <w:t>Furthermore, VPNs give an extra degree of protection by verifying users before authorising network access. This authentication procedure, which often employs strong measures such as two-factor authentication (2FA), offers an additional barrier against unauthorised access. By adding VPNs into its security framework, Microtech Sdn. Bhd. not only protects its data from possible eavesdropping and interception, but it also strengthens its defences against unauthorised entrance, complying with current best practices in network security</w:t>
      </w:r>
      <w:r w:rsidR="00EB3B6E">
        <w:rPr>
          <w:rFonts w:ascii="Times New Roman" w:hAnsi="Times New Roman" w:cs="Times New Roman"/>
          <w:sz w:val="24"/>
          <w:szCs w:val="24"/>
        </w:rPr>
        <w:t xml:space="preserve"> </w:t>
      </w:r>
      <w:r w:rsidR="00EB3B6E" w:rsidRPr="00EB3B6E">
        <w:rPr>
          <w:rFonts w:ascii="Times New Roman" w:hAnsi="Times New Roman" w:cs="Times New Roman"/>
          <w:sz w:val="24"/>
          <w:szCs w:val="24"/>
        </w:rPr>
        <w:t>(Veer &amp; Gupta, 2016)</w:t>
      </w:r>
      <w:r w:rsidRPr="000018E9">
        <w:rPr>
          <w:rFonts w:ascii="Times New Roman" w:hAnsi="Times New Roman" w:cs="Times New Roman"/>
          <w:sz w:val="24"/>
          <w:szCs w:val="24"/>
        </w:rPr>
        <w:t>.</w:t>
      </w:r>
    </w:p>
    <w:p w14:paraId="567C1571" w14:textId="6F84122B" w:rsidR="0092069E" w:rsidRDefault="00346824" w:rsidP="00D6166A">
      <w:pPr>
        <w:spacing w:line="360" w:lineRule="auto"/>
        <w:jc w:val="center"/>
      </w:pPr>
      <w:r>
        <w:rPr>
          <w:noProof/>
        </w:rPr>
        <w:drawing>
          <wp:inline distT="0" distB="0" distL="0" distR="0" wp14:anchorId="069E1CD9" wp14:editId="37303DEA">
            <wp:extent cx="3976778" cy="2630145"/>
            <wp:effectExtent l="0" t="0" r="5080" b="0"/>
            <wp:docPr id="1025703403" name="Picture 1025703403" descr="Cisco VPN Configuration in IOS Routers | security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isco VPN Configuration in IOS Routers | securityw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7257" cy="2643689"/>
                    </a:xfrm>
                    <a:prstGeom prst="rect">
                      <a:avLst/>
                    </a:prstGeom>
                    <a:noFill/>
                    <a:ln>
                      <a:noFill/>
                    </a:ln>
                  </pic:spPr>
                </pic:pic>
              </a:graphicData>
            </a:graphic>
          </wp:inline>
        </w:drawing>
      </w:r>
    </w:p>
    <w:p w14:paraId="4BA7575B" w14:textId="7DC31F57" w:rsidR="00346824" w:rsidRPr="00346824" w:rsidRDefault="00346824" w:rsidP="00D6166A">
      <w:pPr>
        <w:pStyle w:val="Caption"/>
        <w:spacing w:line="360" w:lineRule="auto"/>
        <w:jc w:val="center"/>
        <w:rPr>
          <w:rFonts w:ascii="Times New Roman" w:hAnsi="Times New Roman" w:cs="Times New Roman"/>
          <w:b/>
          <w:bCs/>
          <w:color w:val="auto"/>
          <w:sz w:val="20"/>
          <w:szCs w:val="20"/>
        </w:rPr>
      </w:pPr>
      <w:bookmarkStart w:id="78" w:name="_Toc153749198"/>
      <w:r w:rsidRPr="00346824">
        <w:rPr>
          <w:rFonts w:ascii="Times New Roman" w:hAnsi="Times New Roman" w:cs="Times New Roman"/>
          <w:b/>
          <w:bCs/>
          <w:color w:val="auto"/>
          <w:sz w:val="20"/>
          <w:szCs w:val="20"/>
        </w:rPr>
        <w:t xml:space="preserve">Figure </w:t>
      </w:r>
      <w:r w:rsidR="598D2397" w:rsidRPr="7FCA809D">
        <w:rPr>
          <w:rFonts w:ascii="Times New Roman" w:hAnsi="Times New Roman" w:cs="Times New Roman"/>
          <w:b/>
          <w:bCs/>
          <w:color w:val="auto"/>
          <w:sz w:val="20"/>
          <w:szCs w:val="20"/>
        </w:rPr>
        <w:t>46</w:t>
      </w:r>
      <w:r w:rsidRPr="00346824">
        <w:rPr>
          <w:rFonts w:ascii="Times New Roman" w:hAnsi="Times New Roman" w:cs="Times New Roman"/>
          <w:b/>
          <w:bCs/>
          <w:color w:val="auto"/>
          <w:sz w:val="20"/>
          <w:szCs w:val="20"/>
        </w:rPr>
        <w:fldChar w:fldCharType="begin"/>
      </w:r>
      <w:r w:rsidRPr="00346824">
        <w:rPr>
          <w:rFonts w:ascii="Times New Roman" w:hAnsi="Times New Roman" w:cs="Times New Roman"/>
          <w:b/>
          <w:bCs/>
          <w:color w:val="auto"/>
          <w:sz w:val="20"/>
          <w:szCs w:val="20"/>
        </w:rPr>
        <w:instrText xml:space="preserve"> SEQ Figure \* ARABIC </w:instrText>
      </w:r>
      <w:r w:rsidRPr="00346824">
        <w:rPr>
          <w:rFonts w:ascii="Times New Roman" w:hAnsi="Times New Roman" w:cs="Times New Roman"/>
          <w:b/>
          <w:bCs/>
          <w:color w:val="auto"/>
          <w:sz w:val="20"/>
          <w:szCs w:val="20"/>
        </w:rPr>
        <w:fldChar w:fldCharType="separate"/>
      </w:r>
      <w:r w:rsidRPr="00346824">
        <w:rPr>
          <w:rFonts w:ascii="Times New Roman" w:hAnsi="Times New Roman" w:cs="Times New Roman"/>
          <w:b/>
          <w:bCs/>
          <w:color w:val="auto"/>
          <w:sz w:val="20"/>
          <w:szCs w:val="20"/>
        </w:rPr>
        <w:fldChar w:fldCharType="end"/>
      </w:r>
      <w:r w:rsidRPr="00346824">
        <w:rPr>
          <w:rFonts w:ascii="Times New Roman" w:hAnsi="Times New Roman" w:cs="Times New Roman"/>
          <w:b/>
          <w:bCs/>
          <w:color w:val="auto"/>
          <w:sz w:val="20"/>
          <w:szCs w:val="20"/>
        </w:rPr>
        <w:t>: Example Implementation of VPN</w:t>
      </w:r>
      <w:r w:rsidR="00C755D6">
        <w:rPr>
          <w:rFonts w:ascii="Times New Roman" w:hAnsi="Times New Roman" w:cs="Times New Roman"/>
          <w:b/>
          <w:bCs/>
          <w:color w:val="auto"/>
          <w:sz w:val="20"/>
          <w:szCs w:val="20"/>
        </w:rPr>
        <w:t xml:space="preserve"> </w:t>
      </w:r>
      <w:r w:rsidR="00C755D6" w:rsidRPr="00C755D6">
        <w:rPr>
          <w:rFonts w:ascii="Times New Roman" w:hAnsi="Times New Roman" w:cs="Times New Roman"/>
          <w:color w:val="auto"/>
          <w:sz w:val="20"/>
          <w:szCs w:val="20"/>
        </w:rPr>
        <w:t>(Security Wing, 2014)</w:t>
      </w:r>
      <w:bookmarkEnd w:id="78"/>
    </w:p>
    <w:p w14:paraId="263C1793" w14:textId="77777777" w:rsidR="00346824" w:rsidRDefault="00346824" w:rsidP="00D6166A">
      <w:pPr>
        <w:spacing w:line="360" w:lineRule="auto"/>
      </w:pPr>
    </w:p>
    <w:p w14:paraId="165E6599" w14:textId="77777777" w:rsidR="001120E9" w:rsidRDefault="001120E9" w:rsidP="00D6166A">
      <w:pPr>
        <w:spacing w:line="360" w:lineRule="auto"/>
      </w:pPr>
    </w:p>
    <w:p w14:paraId="2103E28F" w14:textId="5A4A4CA9" w:rsidR="00D6166A" w:rsidRPr="001120E9" w:rsidRDefault="00346824" w:rsidP="001120E9">
      <w:pPr>
        <w:pStyle w:val="Heading2"/>
        <w:spacing w:line="360" w:lineRule="auto"/>
        <w:rPr>
          <w:rFonts w:ascii="Times New Roman" w:hAnsi="Times New Roman" w:cs="Times New Roman"/>
          <w:b/>
          <w:bCs/>
          <w:color w:val="auto"/>
        </w:rPr>
      </w:pPr>
      <w:bookmarkStart w:id="79" w:name="_Toc153748332"/>
      <w:r>
        <w:rPr>
          <w:rFonts w:ascii="Times New Roman" w:hAnsi="Times New Roman" w:cs="Times New Roman"/>
          <w:b/>
          <w:bCs/>
          <w:color w:val="auto"/>
        </w:rPr>
        <w:t>11</w:t>
      </w:r>
      <w:r w:rsidRPr="00144EDB">
        <w:rPr>
          <w:rFonts w:ascii="Times New Roman" w:hAnsi="Times New Roman" w:cs="Times New Roman"/>
          <w:b/>
          <w:bCs/>
          <w:color w:val="auto"/>
        </w:rPr>
        <w:t>.</w:t>
      </w:r>
      <w:r>
        <w:rPr>
          <w:rFonts w:ascii="Times New Roman" w:hAnsi="Times New Roman" w:cs="Times New Roman"/>
          <w:b/>
          <w:bCs/>
          <w:color w:val="auto"/>
        </w:rPr>
        <w:t>3</w:t>
      </w:r>
      <w:r w:rsidRPr="00144EDB">
        <w:rPr>
          <w:rFonts w:ascii="Times New Roman" w:hAnsi="Times New Roman" w:cs="Times New Roman"/>
          <w:b/>
          <w:bCs/>
          <w:color w:val="auto"/>
        </w:rPr>
        <w:t xml:space="preserve"> </w:t>
      </w:r>
      <w:r>
        <w:rPr>
          <w:rFonts w:ascii="Times New Roman" w:hAnsi="Times New Roman" w:cs="Times New Roman"/>
          <w:b/>
          <w:bCs/>
          <w:color w:val="auto"/>
        </w:rPr>
        <w:t xml:space="preserve">Recommendation #3: </w:t>
      </w:r>
      <w:r w:rsidR="00D033FE" w:rsidRPr="00D033FE">
        <w:rPr>
          <w:rFonts w:ascii="Times New Roman" w:hAnsi="Times New Roman" w:cs="Times New Roman"/>
          <w:b/>
          <w:bCs/>
          <w:color w:val="auto"/>
        </w:rPr>
        <w:t>Secure Sockets Layer</w:t>
      </w:r>
      <w:r w:rsidR="00D033FE">
        <w:rPr>
          <w:rFonts w:ascii="Times New Roman" w:hAnsi="Times New Roman" w:cs="Times New Roman"/>
          <w:b/>
          <w:bCs/>
          <w:color w:val="auto"/>
        </w:rPr>
        <w:t xml:space="preserve"> (SSL)</w:t>
      </w:r>
      <w:r w:rsidR="00D033FE" w:rsidRPr="00D033FE">
        <w:rPr>
          <w:rFonts w:ascii="Times New Roman" w:hAnsi="Times New Roman" w:cs="Times New Roman"/>
          <w:b/>
          <w:bCs/>
          <w:color w:val="auto"/>
        </w:rPr>
        <w:t>/Transport Layer Security</w:t>
      </w:r>
      <w:r w:rsidR="00D033FE">
        <w:rPr>
          <w:rFonts w:ascii="Times New Roman" w:hAnsi="Times New Roman" w:cs="Times New Roman"/>
          <w:b/>
          <w:bCs/>
          <w:color w:val="auto"/>
        </w:rPr>
        <w:t>(TLS)</w:t>
      </w:r>
      <w:bookmarkEnd w:id="79"/>
    </w:p>
    <w:p w14:paraId="47AE6823" w14:textId="01F7C4B5" w:rsidR="00D033FE" w:rsidRPr="00D033FE" w:rsidRDefault="00D033FE" w:rsidP="00D6166A">
      <w:pPr>
        <w:spacing w:line="360" w:lineRule="auto"/>
        <w:ind w:firstLine="720"/>
        <w:jc w:val="both"/>
        <w:rPr>
          <w:rFonts w:ascii="Times New Roman" w:hAnsi="Times New Roman" w:cs="Times New Roman"/>
          <w:sz w:val="24"/>
          <w:szCs w:val="24"/>
        </w:rPr>
      </w:pPr>
      <w:r w:rsidRPr="00D033FE">
        <w:rPr>
          <w:rFonts w:ascii="Times New Roman" w:hAnsi="Times New Roman" w:cs="Times New Roman"/>
          <w:sz w:val="24"/>
          <w:szCs w:val="24"/>
        </w:rPr>
        <w:t>Microtech Sdn. Bhd.'s safety measures may be strengthened further by using Secure Sockets Layer/Transport Layer Security (SSL/TLS) protocols. SSL/TLS protocols are cryptographic protocols that allow clients and servers to communicate securely</w:t>
      </w:r>
      <w:r w:rsidR="004B075A">
        <w:rPr>
          <w:rFonts w:ascii="Times New Roman" w:hAnsi="Times New Roman" w:cs="Times New Roman"/>
          <w:sz w:val="24"/>
          <w:szCs w:val="24"/>
        </w:rPr>
        <w:t xml:space="preserve"> </w:t>
      </w:r>
      <w:r w:rsidR="004B075A" w:rsidRPr="004B075A">
        <w:rPr>
          <w:rFonts w:ascii="Times New Roman" w:hAnsi="Times New Roman" w:cs="Times New Roman"/>
          <w:sz w:val="24"/>
          <w:szCs w:val="24"/>
        </w:rPr>
        <w:t>(Satapathy &amp; Livingston, 2016)</w:t>
      </w:r>
      <w:r w:rsidRPr="00D033FE">
        <w:rPr>
          <w:rFonts w:ascii="Times New Roman" w:hAnsi="Times New Roman" w:cs="Times New Roman"/>
          <w:sz w:val="24"/>
          <w:szCs w:val="24"/>
        </w:rPr>
        <w:t>. These policies protect sensitive information from possible interception or manipulation by encrypting data during transmission, boosting the organization's commitment to data integrity and confidentiality.</w:t>
      </w:r>
    </w:p>
    <w:p w14:paraId="2F08EE84" w14:textId="4C512141" w:rsidR="00C21AEC" w:rsidRPr="00D033FE" w:rsidRDefault="00D033FE" w:rsidP="00D6166A">
      <w:pPr>
        <w:spacing w:line="360" w:lineRule="auto"/>
        <w:ind w:firstLine="720"/>
        <w:jc w:val="both"/>
        <w:rPr>
          <w:rFonts w:ascii="Times New Roman" w:hAnsi="Times New Roman" w:cs="Times New Roman"/>
          <w:sz w:val="24"/>
          <w:szCs w:val="24"/>
        </w:rPr>
      </w:pPr>
      <w:r w:rsidRPr="00D033FE">
        <w:rPr>
          <w:rFonts w:ascii="Times New Roman" w:hAnsi="Times New Roman" w:cs="Times New Roman"/>
          <w:sz w:val="24"/>
          <w:szCs w:val="24"/>
        </w:rPr>
        <w:t>SSL/TLS usage extends beyond safeguarding data in transit; it also serves an important role in authenticating server identities, ensuring that users connect to genuine and trustworthy destinations. This dual-layered feature improves overall security by preventing possible man-in-the-middle attacks and building trust in users about the validity of network resources they access. Integrating SSL/TLS into an organization's security policy greatly adds to the creation of a secure and resilient digital environment</w:t>
      </w:r>
      <w:r w:rsidR="00F302AF">
        <w:rPr>
          <w:rFonts w:ascii="Times New Roman" w:hAnsi="Times New Roman" w:cs="Times New Roman"/>
          <w:sz w:val="24"/>
          <w:szCs w:val="24"/>
        </w:rPr>
        <w:t xml:space="preserve"> </w:t>
      </w:r>
      <w:r w:rsidR="00F302AF" w:rsidRPr="00F302AF">
        <w:rPr>
          <w:rFonts w:ascii="Times New Roman" w:hAnsi="Times New Roman" w:cs="Times New Roman"/>
          <w:sz w:val="24"/>
          <w:szCs w:val="24"/>
        </w:rPr>
        <w:t>(Hichem Mrabet et al., 2020)</w:t>
      </w:r>
      <w:r w:rsidRPr="00D033FE">
        <w:rPr>
          <w:rFonts w:ascii="Times New Roman" w:hAnsi="Times New Roman" w:cs="Times New Roman"/>
          <w:sz w:val="24"/>
          <w:szCs w:val="24"/>
        </w:rPr>
        <w:t>.</w:t>
      </w:r>
    </w:p>
    <w:p w14:paraId="2B36BB16" w14:textId="405B8874" w:rsidR="0092069E" w:rsidRDefault="00D033FE" w:rsidP="00D6166A">
      <w:pPr>
        <w:spacing w:line="360" w:lineRule="auto"/>
        <w:jc w:val="center"/>
      </w:pPr>
      <w:r>
        <w:rPr>
          <w:noProof/>
        </w:rPr>
        <w:drawing>
          <wp:inline distT="0" distB="0" distL="0" distR="0" wp14:anchorId="49EAFA8C" wp14:editId="7759854B">
            <wp:extent cx="5242560" cy="2857500"/>
            <wp:effectExtent l="0" t="0" r="0" b="0"/>
            <wp:docPr id="2065978127" name="Picture 2065978127" descr="Transport Layer Security | Secure Socket Layer (SSL) and SSL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ansport Layer Security | Secure Socket Layer (SSL) and SSL Architecture -  javatpoi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2560" cy="2857500"/>
                    </a:xfrm>
                    <a:prstGeom prst="rect">
                      <a:avLst/>
                    </a:prstGeom>
                    <a:noFill/>
                    <a:ln>
                      <a:noFill/>
                    </a:ln>
                  </pic:spPr>
                </pic:pic>
              </a:graphicData>
            </a:graphic>
          </wp:inline>
        </w:drawing>
      </w:r>
    </w:p>
    <w:p w14:paraId="6F16AEFB" w14:textId="72E803BA" w:rsidR="0092069E" w:rsidRDefault="00D033FE" w:rsidP="00D6166A">
      <w:pPr>
        <w:pStyle w:val="Caption"/>
        <w:spacing w:line="360" w:lineRule="auto"/>
        <w:jc w:val="center"/>
        <w:rPr>
          <w:rFonts w:ascii="Times New Roman" w:hAnsi="Times New Roman" w:cs="Times New Roman"/>
          <w:sz w:val="20"/>
          <w:szCs w:val="20"/>
        </w:rPr>
      </w:pPr>
      <w:bookmarkStart w:id="80" w:name="_Toc153749199"/>
      <w:r w:rsidRPr="00A4352F">
        <w:rPr>
          <w:rFonts w:ascii="Times New Roman" w:hAnsi="Times New Roman" w:cs="Times New Roman"/>
          <w:b/>
          <w:bCs/>
          <w:color w:val="auto"/>
          <w:sz w:val="20"/>
          <w:szCs w:val="20"/>
        </w:rPr>
        <w:t xml:space="preserve">Figure </w:t>
      </w:r>
      <w:r w:rsidR="6BBFFDEE" w:rsidRPr="7FCA809D">
        <w:rPr>
          <w:rFonts w:ascii="Times New Roman" w:hAnsi="Times New Roman" w:cs="Times New Roman"/>
          <w:b/>
          <w:bCs/>
          <w:color w:val="auto"/>
          <w:sz w:val="20"/>
          <w:szCs w:val="20"/>
        </w:rPr>
        <w:t>47</w:t>
      </w:r>
      <w:r w:rsidRPr="00A4352F">
        <w:rPr>
          <w:rFonts w:ascii="Times New Roman" w:hAnsi="Times New Roman" w:cs="Times New Roman"/>
          <w:b/>
          <w:bCs/>
          <w:color w:val="auto"/>
          <w:sz w:val="20"/>
          <w:szCs w:val="20"/>
        </w:rPr>
        <w:fldChar w:fldCharType="begin"/>
      </w:r>
      <w:r w:rsidRPr="00A4352F">
        <w:rPr>
          <w:rFonts w:ascii="Times New Roman" w:hAnsi="Times New Roman" w:cs="Times New Roman"/>
          <w:b/>
          <w:bCs/>
          <w:color w:val="auto"/>
          <w:sz w:val="20"/>
          <w:szCs w:val="20"/>
        </w:rPr>
        <w:instrText xml:space="preserve"> SEQ Figure \* ARABIC </w:instrText>
      </w:r>
      <w:r w:rsidRPr="00A4352F">
        <w:rPr>
          <w:rFonts w:ascii="Times New Roman" w:hAnsi="Times New Roman" w:cs="Times New Roman"/>
          <w:b/>
          <w:bCs/>
          <w:color w:val="auto"/>
          <w:sz w:val="20"/>
          <w:szCs w:val="20"/>
        </w:rPr>
        <w:fldChar w:fldCharType="separate"/>
      </w:r>
      <w:r w:rsidRPr="00A4352F">
        <w:rPr>
          <w:rFonts w:ascii="Times New Roman" w:hAnsi="Times New Roman" w:cs="Times New Roman"/>
          <w:b/>
          <w:bCs/>
          <w:color w:val="auto"/>
          <w:sz w:val="20"/>
          <w:szCs w:val="20"/>
        </w:rPr>
        <w:fldChar w:fldCharType="end"/>
      </w:r>
      <w:r w:rsidRPr="00A4352F">
        <w:rPr>
          <w:rFonts w:ascii="Times New Roman" w:hAnsi="Times New Roman" w:cs="Times New Roman"/>
          <w:b/>
          <w:bCs/>
          <w:color w:val="auto"/>
          <w:sz w:val="20"/>
          <w:szCs w:val="20"/>
        </w:rPr>
        <w:t>: Example Implementation of SSL/TLS</w:t>
      </w:r>
      <w:r w:rsidR="00A4352F" w:rsidRPr="00A4352F">
        <w:rPr>
          <w:rFonts w:ascii="Times New Roman" w:hAnsi="Times New Roman" w:cs="Times New Roman"/>
          <w:b/>
          <w:bCs/>
          <w:color w:val="auto"/>
          <w:sz w:val="20"/>
          <w:szCs w:val="20"/>
        </w:rPr>
        <w:t xml:space="preserve"> </w:t>
      </w:r>
      <w:r w:rsidR="00A4352F" w:rsidRPr="00A4352F">
        <w:rPr>
          <w:rFonts w:ascii="Times New Roman" w:hAnsi="Times New Roman" w:cs="Times New Roman"/>
          <w:sz w:val="20"/>
          <w:szCs w:val="20"/>
        </w:rPr>
        <w:t>(Java Point, 2021)</w:t>
      </w:r>
      <w:bookmarkEnd w:id="80"/>
    </w:p>
    <w:p w14:paraId="194AEE11" w14:textId="77777777" w:rsidR="001120E9" w:rsidRPr="001120E9" w:rsidRDefault="001120E9" w:rsidP="001120E9"/>
    <w:p w14:paraId="61D34463" w14:textId="3F61378B" w:rsidR="00C21AEC" w:rsidRPr="00D6166A" w:rsidRDefault="00A50EDA" w:rsidP="00D6166A">
      <w:pPr>
        <w:pStyle w:val="Heading1"/>
        <w:spacing w:line="360" w:lineRule="auto"/>
        <w:jc w:val="both"/>
        <w:rPr>
          <w:rFonts w:ascii="Times New Roman" w:hAnsi="Times New Roman" w:cs="Times New Roman"/>
          <w:b/>
          <w:bCs/>
          <w:color w:val="auto"/>
          <w:sz w:val="28"/>
          <w:szCs w:val="28"/>
          <w:lang w:val="en-MY"/>
        </w:rPr>
      </w:pPr>
      <w:bookmarkStart w:id="81" w:name="_Toc153748333"/>
      <w:r w:rsidRPr="009C3584">
        <w:rPr>
          <w:rFonts w:ascii="Times New Roman" w:hAnsi="Times New Roman" w:cs="Times New Roman"/>
          <w:b/>
          <w:bCs/>
          <w:color w:val="auto"/>
          <w:sz w:val="28"/>
          <w:szCs w:val="28"/>
          <w:lang w:val="en-MY"/>
        </w:rPr>
        <w:t>12. Conclusion</w:t>
      </w:r>
      <w:bookmarkEnd w:id="81"/>
    </w:p>
    <w:p w14:paraId="0E6A120E" w14:textId="4787E67E" w:rsidR="00A50EDA" w:rsidRPr="00A50EDA" w:rsidRDefault="00A50EDA" w:rsidP="00D6166A">
      <w:pPr>
        <w:spacing w:line="360" w:lineRule="auto"/>
        <w:ind w:firstLine="720"/>
        <w:jc w:val="both"/>
        <w:rPr>
          <w:rFonts w:ascii="Times New Roman" w:hAnsi="Times New Roman" w:cs="Times New Roman"/>
          <w:sz w:val="24"/>
          <w:szCs w:val="24"/>
        </w:rPr>
      </w:pPr>
      <w:r w:rsidRPr="13B194D9">
        <w:rPr>
          <w:rFonts w:ascii="Times New Roman" w:hAnsi="Times New Roman" w:cs="Times New Roman"/>
          <w:sz w:val="24"/>
          <w:szCs w:val="24"/>
        </w:rPr>
        <w:t xml:space="preserve">In </w:t>
      </w:r>
      <w:r w:rsidR="73360E25" w:rsidRPr="13B194D9">
        <w:rPr>
          <w:rFonts w:ascii="Times New Roman" w:hAnsi="Times New Roman" w:cs="Times New Roman"/>
          <w:sz w:val="24"/>
          <w:szCs w:val="24"/>
        </w:rPr>
        <w:t>conclusion, Microtech</w:t>
      </w:r>
      <w:r w:rsidRPr="13B194D9">
        <w:rPr>
          <w:rFonts w:ascii="Times New Roman" w:hAnsi="Times New Roman" w:cs="Times New Roman"/>
          <w:sz w:val="24"/>
          <w:szCs w:val="24"/>
        </w:rPr>
        <w:t xml:space="preserve"> Sdn. Bhd.'s commitment to update its information technology infrastructure is an important step towards creating a strong, efficient, and secure network environment. The installation of a Wireless Local Area Network (WLAN) at Krung Thep shows the company's commitment to modernising network accessibility while considering the different functions of its departments. Using Cisco as the primary simulation tool guarantees a dependable and industry-standard foundation for these developments.</w:t>
      </w:r>
    </w:p>
    <w:p w14:paraId="16434E9F" w14:textId="6E9AF672" w:rsidR="00A50EDA" w:rsidRPr="00A50EDA" w:rsidRDefault="00A50EDA" w:rsidP="00D6166A">
      <w:pPr>
        <w:spacing w:line="360" w:lineRule="auto"/>
        <w:ind w:firstLine="720"/>
        <w:jc w:val="both"/>
        <w:rPr>
          <w:rFonts w:ascii="Times New Roman" w:hAnsi="Times New Roman" w:cs="Times New Roman"/>
          <w:sz w:val="24"/>
          <w:szCs w:val="24"/>
        </w:rPr>
      </w:pPr>
      <w:r w:rsidRPr="00A50EDA">
        <w:rPr>
          <w:rFonts w:ascii="Times New Roman" w:hAnsi="Times New Roman" w:cs="Times New Roman"/>
          <w:sz w:val="24"/>
          <w:szCs w:val="24"/>
        </w:rPr>
        <w:t>Network administrators handled the complexities of WLAN architecture, LAN, and WAN setups, EtherChannel implementation, HSRP, and server farm configurations throughout the project. The investigation of security mechanisms and attacks at Layer 2, as well as the implementation of mitigation strategies, demonstrates Microtech's commitment to preserving crucial data and resources. Furthermore, the suggestions for ACL implementation, VPN, and SSL/TLS integration provide a proactive approach to improving overall security posture.</w:t>
      </w:r>
    </w:p>
    <w:p w14:paraId="1D6969F0" w14:textId="65BADF69" w:rsidR="0092069E" w:rsidRDefault="00A50EDA" w:rsidP="00D6166A">
      <w:pPr>
        <w:spacing w:line="360" w:lineRule="auto"/>
        <w:ind w:firstLine="720"/>
        <w:jc w:val="both"/>
        <w:rPr>
          <w:rFonts w:ascii="Times New Roman" w:hAnsi="Times New Roman" w:cs="Times New Roman"/>
          <w:sz w:val="24"/>
          <w:szCs w:val="24"/>
        </w:rPr>
      </w:pPr>
      <w:r w:rsidRPr="00A50EDA">
        <w:rPr>
          <w:rFonts w:ascii="Times New Roman" w:hAnsi="Times New Roman" w:cs="Times New Roman"/>
          <w:sz w:val="24"/>
          <w:szCs w:val="24"/>
        </w:rPr>
        <w:t>Microtech Sdn. Bhd. is well-positioned to strike a balance between modern technology and strong security protocols to support its planned network infrastructure upgrade. This comprehensive strategy not only protects network resource privacy, reliability, and accessibility, but also lays the groundwork for a robust and future-ready digital infrastructure.</w:t>
      </w:r>
    </w:p>
    <w:p w14:paraId="73ED89D1" w14:textId="77777777" w:rsidR="001120E9" w:rsidRDefault="001120E9" w:rsidP="00D6166A">
      <w:pPr>
        <w:spacing w:line="360" w:lineRule="auto"/>
        <w:ind w:firstLine="720"/>
        <w:jc w:val="both"/>
        <w:rPr>
          <w:rFonts w:ascii="Times New Roman" w:hAnsi="Times New Roman" w:cs="Times New Roman"/>
          <w:sz w:val="24"/>
          <w:szCs w:val="24"/>
        </w:rPr>
      </w:pPr>
    </w:p>
    <w:p w14:paraId="2FAF422F" w14:textId="77777777" w:rsidR="001120E9" w:rsidRDefault="001120E9" w:rsidP="00D6166A">
      <w:pPr>
        <w:spacing w:line="360" w:lineRule="auto"/>
        <w:ind w:firstLine="720"/>
        <w:jc w:val="both"/>
        <w:rPr>
          <w:rFonts w:ascii="Times New Roman" w:hAnsi="Times New Roman" w:cs="Times New Roman"/>
          <w:sz w:val="24"/>
          <w:szCs w:val="24"/>
        </w:rPr>
      </w:pPr>
    </w:p>
    <w:p w14:paraId="6CCD041D" w14:textId="77777777" w:rsidR="001120E9" w:rsidRDefault="001120E9" w:rsidP="00D6166A">
      <w:pPr>
        <w:spacing w:line="360" w:lineRule="auto"/>
        <w:ind w:firstLine="720"/>
        <w:jc w:val="both"/>
        <w:rPr>
          <w:rFonts w:ascii="Times New Roman" w:hAnsi="Times New Roman" w:cs="Times New Roman"/>
          <w:sz w:val="24"/>
          <w:szCs w:val="24"/>
        </w:rPr>
      </w:pPr>
    </w:p>
    <w:p w14:paraId="1103982F" w14:textId="77777777" w:rsidR="001120E9" w:rsidRDefault="001120E9" w:rsidP="00D6166A">
      <w:pPr>
        <w:spacing w:line="360" w:lineRule="auto"/>
        <w:ind w:firstLine="720"/>
        <w:jc w:val="both"/>
        <w:rPr>
          <w:rFonts w:ascii="Times New Roman" w:hAnsi="Times New Roman" w:cs="Times New Roman"/>
          <w:sz w:val="24"/>
          <w:szCs w:val="24"/>
        </w:rPr>
      </w:pPr>
    </w:p>
    <w:p w14:paraId="1B3EC8B8" w14:textId="77777777" w:rsidR="001120E9" w:rsidRDefault="001120E9" w:rsidP="00D6166A">
      <w:pPr>
        <w:spacing w:line="360" w:lineRule="auto"/>
        <w:ind w:firstLine="720"/>
        <w:jc w:val="both"/>
        <w:rPr>
          <w:rFonts w:ascii="Times New Roman" w:hAnsi="Times New Roman" w:cs="Times New Roman"/>
          <w:sz w:val="24"/>
          <w:szCs w:val="24"/>
        </w:rPr>
      </w:pPr>
    </w:p>
    <w:p w14:paraId="06D40E81" w14:textId="77777777" w:rsidR="001120E9" w:rsidRDefault="001120E9" w:rsidP="00D6166A">
      <w:pPr>
        <w:spacing w:line="360" w:lineRule="auto"/>
        <w:ind w:firstLine="720"/>
        <w:jc w:val="both"/>
        <w:rPr>
          <w:rFonts w:ascii="Times New Roman" w:hAnsi="Times New Roman" w:cs="Times New Roman"/>
          <w:sz w:val="24"/>
          <w:szCs w:val="24"/>
        </w:rPr>
      </w:pPr>
    </w:p>
    <w:p w14:paraId="4763657E" w14:textId="77777777" w:rsidR="001120E9" w:rsidRDefault="001120E9" w:rsidP="00D6166A">
      <w:pPr>
        <w:spacing w:line="360" w:lineRule="auto"/>
        <w:ind w:firstLine="720"/>
        <w:jc w:val="both"/>
        <w:rPr>
          <w:rFonts w:ascii="Times New Roman" w:hAnsi="Times New Roman" w:cs="Times New Roman"/>
          <w:sz w:val="24"/>
          <w:szCs w:val="24"/>
        </w:rPr>
      </w:pPr>
    </w:p>
    <w:p w14:paraId="6610904D" w14:textId="77777777" w:rsidR="001120E9" w:rsidRPr="00D6166A" w:rsidRDefault="001120E9" w:rsidP="00D6166A">
      <w:pPr>
        <w:spacing w:line="360" w:lineRule="auto"/>
        <w:ind w:firstLine="720"/>
        <w:jc w:val="both"/>
        <w:rPr>
          <w:rFonts w:ascii="Times New Roman" w:hAnsi="Times New Roman" w:cs="Times New Roman"/>
          <w:sz w:val="24"/>
          <w:szCs w:val="24"/>
        </w:rPr>
      </w:pPr>
    </w:p>
    <w:p w14:paraId="66B0544C" w14:textId="0BA44F8D" w:rsidR="00A50EDA" w:rsidRDefault="00A50EDA" w:rsidP="001120E9">
      <w:pPr>
        <w:pStyle w:val="Heading1"/>
        <w:spacing w:line="360" w:lineRule="auto"/>
        <w:jc w:val="center"/>
        <w:rPr>
          <w:rFonts w:ascii="Times New Roman" w:hAnsi="Times New Roman" w:cs="Times New Roman"/>
          <w:b/>
          <w:bCs/>
          <w:color w:val="auto"/>
          <w:sz w:val="28"/>
          <w:szCs w:val="28"/>
          <w:lang w:val="en-MY"/>
        </w:rPr>
      </w:pPr>
      <w:bookmarkStart w:id="82" w:name="_Toc153748334"/>
      <w:r w:rsidRPr="009C3584">
        <w:rPr>
          <w:rFonts w:ascii="Times New Roman" w:hAnsi="Times New Roman" w:cs="Times New Roman"/>
          <w:b/>
          <w:bCs/>
          <w:color w:val="auto"/>
          <w:sz w:val="28"/>
          <w:szCs w:val="28"/>
          <w:lang w:val="en-MY"/>
        </w:rPr>
        <w:t>13. References</w:t>
      </w:r>
      <w:bookmarkEnd w:id="82"/>
    </w:p>
    <w:p w14:paraId="604DF9D8" w14:textId="77777777" w:rsidR="00D6166A" w:rsidRPr="00D6166A" w:rsidRDefault="00D6166A" w:rsidP="00D6166A">
      <w:pPr>
        <w:rPr>
          <w:lang w:val="en-MY"/>
        </w:rPr>
      </w:pPr>
    </w:p>
    <w:p w14:paraId="27A58C64" w14:textId="77777777" w:rsidR="003D782D" w:rsidRDefault="003D782D" w:rsidP="00D6166A">
      <w:pPr>
        <w:pStyle w:val="NormalWeb"/>
        <w:spacing w:before="0" w:beforeAutospacing="0" w:after="0" w:afterAutospacing="0" w:line="360" w:lineRule="auto"/>
        <w:ind w:left="720" w:hanging="720"/>
      </w:pPr>
      <w:r>
        <w:t xml:space="preserve">Ali, A. M., </w:t>
      </w:r>
      <w:proofErr w:type="spellStart"/>
      <w:r>
        <w:t>Dhimish</w:t>
      </w:r>
      <w:proofErr w:type="spellEnd"/>
      <w:r>
        <w:t xml:space="preserve">, M., </w:t>
      </w:r>
      <w:proofErr w:type="spellStart"/>
      <w:r>
        <w:t>Alsmadi</w:t>
      </w:r>
      <w:proofErr w:type="spellEnd"/>
      <w:r>
        <w:t xml:space="preserve">, M. M., &amp; Mather, P. (2020). Algorithmic Identification of the Best WLAN Protocol and Network Architecture for Internet-Based Applications. </w:t>
      </w:r>
      <w:r>
        <w:rPr>
          <w:i/>
          <w:iCs/>
        </w:rPr>
        <w:t>Journal of Information &amp; Knowledge Management</w:t>
      </w:r>
      <w:r>
        <w:t xml:space="preserve">, </w:t>
      </w:r>
      <w:r>
        <w:rPr>
          <w:i/>
          <w:iCs/>
        </w:rPr>
        <w:t>19</w:t>
      </w:r>
      <w:r>
        <w:t>(01), 2040011. https://doi.org/10.1142/s0219649220400110</w:t>
      </w:r>
    </w:p>
    <w:p w14:paraId="15079759" w14:textId="77777777" w:rsidR="003D782D" w:rsidRDefault="003D782D" w:rsidP="00D6166A">
      <w:pPr>
        <w:pStyle w:val="NormalWeb"/>
        <w:spacing w:before="0" w:beforeAutospacing="0" w:after="0" w:afterAutospacing="0" w:line="360" w:lineRule="auto"/>
        <w:ind w:left="720" w:hanging="720"/>
      </w:pPr>
      <w:r>
        <w:t xml:space="preserve">Ali, A., </w:t>
      </w:r>
      <w:proofErr w:type="spellStart"/>
      <w:r>
        <w:t>Dhimish</w:t>
      </w:r>
      <w:proofErr w:type="spellEnd"/>
      <w:r>
        <w:t xml:space="preserve">, M., &amp; Mather, P. (2019). WLAN Protocol and Network Architecture Selection for Real-time Applications - White Rose Research Online. </w:t>
      </w:r>
      <w:r>
        <w:rPr>
          <w:i/>
          <w:iCs/>
        </w:rPr>
        <w:t>Whiterose.ac.uk</w:t>
      </w:r>
      <w:r>
        <w:t>. https://eprints.whiterose.ac.uk/177699/1/Manuscript.pdf</w:t>
      </w:r>
    </w:p>
    <w:p w14:paraId="5F45DB97" w14:textId="77777777" w:rsidR="003D782D" w:rsidRDefault="003D782D" w:rsidP="00D6166A">
      <w:pPr>
        <w:pStyle w:val="NormalWeb"/>
        <w:spacing w:before="0" w:beforeAutospacing="0" w:after="0" w:afterAutospacing="0" w:line="360" w:lineRule="auto"/>
        <w:ind w:left="720" w:hanging="720"/>
      </w:pPr>
      <w:r>
        <w:t xml:space="preserve">Cisco. (2023, August 18). </w:t>
      </w:r>
      <w:r>
        <w:rPr>
          <w:i/>
          <w:iCs/>
        </w:rPr>
        <w:t>Cisco Packet Tracer 8.x new features - Packet Tracer Network</w:t>
      </w:r>
      <w:r>
        <w:t>. Packet Tracer Network. https://www.packettracernetwork.com/features/</w:t>
      </w:r>
    </w:p>
    <w:p w14:paraId="16061AC8" w14:textId="77777777" w:rsidR="003D782D" w:rsidRDefault="003D782D" w:rsidP="00D6166A">
      <w:pPr>
        <w:pStyle w:val="NormalWeb"/>
        <w:spacing w:before="0" w:beforeAutospacing="0" w:after="0" w:afterAutospacing="0" w:line="360" w:lineRule="auto"/>
        <w:ind w:left="720" w:hanging="720"/>
      </w:pPr>
      <w:r>
        <w:t xml:space="preserve">Cusack, B., &amp; Lutui, R. (2015). </w:t>
      </w:r>
      <w:r>
        <w:rPr>
          <w:i/>
          <w:iCs/>
        </w:rPr>
        <w:t xml:space="preserve">Innovating additional Layer 2 security requirements for </w:t>
      </w:r>
      <w:proofErr w:type="gramStart"/>
      <w:r>
        <w:rPr>
          <w:i/>
          <w:iCs/>
        </w:rPr>
        <w:t>a</w:t>
      </w:r>
      <w:proofErr w:type="gramEnd"/>
      <w:r>
        <w:rPr>
          <w:i/>
          <w:iCs/>
        </w:rPr>
        <w:t xml:space="preserve"> Innovating additional Layer 2 security requirements for a protected stack protected stack</w:t>
      </w:r>
      <w:r>
        <w:t>. 81–86. https://doi.org/10.4225/75/57b69e28d938f</w:t>
      </w:r>
    </w:p>
    <w:p w14:paraId="033E25DB" w14:textId="77777777" w:rsidR="003D782D" w:rsidRDefault="003D782D" w:rsidP="00D6166A">
      <w:pPr>
        <w:pStyle w:val="NormalWeb"/>
        <w:spacing w:before="0" w:beforeAutospacing="0" w:after="0" w:afterAutospacing="0" w:line="360" w:lineRule="auto"/>
        <w:ind w:left="720" w:hanging="720"/>
      </w:pPr>
      <w:r>
        <w:t xml:space="preserve">Froehlich, A. (2018). </w:t>
      </w:r>
      <w:r>
        <w:rPr>
          <w:i/>
          <w:iCs/>
        </w:rPr>
        <w:t>The on-premises vs. cloud-managed WLAN architecture debate</w:t>
      </w:r>
      <w:r>
        <w:t>. Networking; TechTarget. https://www.techtarget.com/searchnetworking/feature/On-premises-vs-cloud-managed-WLAN-Which-is-right-for-you</w:t>
      </w:r>
    </w:p>
    <w:p w14:paraId="023EE2B5" w14:textId="77777777" w:rsidR="003D782D" w:rsidRDefault="003D782D" w:rsidP="00D6166A">
      <w:pPr>
        <w:pStyle w:val="NormalWeb"/>
        <w:spacing w:before="0" w:beforeAutospacing="0" w:after="0" w:afterAutospacing="0" w:line="360" w:lineRule="auto"/>
        <w:ind w:left="720" w:hanging="720"/>
      </w:pPr>
      <w:r>
        <w:t xml:space="preserve">Gandhi, V. (2014, September). </w:t>
      </w:r>
      <w:r>
        <w:rPr>
          <w:i/>
          <w:iCs/>
        </w:rPr>
        <w:t xml:space="preserve">A Study on Wireless LAN Fundamentals, Architecture, </w:t>
      </w:r>
      <w:proofErr w:type="gramStart"/>
      <w:r>
        <w:rPr>
          <w:i/>
          <w:iCs/>
        </w:rPr>
        <w:t>Benefits</w:t>
      </w:r>
      <w:proofErr w:type="gramEnd"/>
      <w:r>
        <w:rPr>
          <w:i/>
          <w:iCs/>
        </w:rPr>
        <w:t xml:space="preserve"> and Its Security Risks</w:t>
      </w:r>
      <w:r>
        <w:t>. Ssrn.com. https://papers.ssrn.com/sol3/papers.cfm?abstract_id=2503782</w:t>
      </w:r>
    </w:p>
    <w:p w14:paraId="418BEA4F" w14:textId="77777777" w:rsidR="003D782D" w:rsidRDefault="003D782D" w:rsidP="00D6166A">
      <w:pPr>
        <w:pStyle w:val="NormalWeb"/>
        <w:spacing w:before="0" w:beforeAutospacing="0" w:after="0" w:afterAutospacing="0" w:line="360" w:lineRule="auto"/>
        <w:ind w:left="720" w:hanging="720"/>
      </w:pPr>
      <w:proofErr w:type="spellStart"/>
      <w:r>
        <w:t>GeneSys</w:t>
      </w:r>
      <w:proofErr w:type="spellEnd"/>
      <w:r>
        <w:t xml:space="preserve">. (2023). </w:t>
      </w:r>
      <w:r>
        <w:rPr>
          <w:i/>
          <w:iCs/>
        </w:rPr>
        <w:t>Short Message Service Technical Reference - Server Farm and Switchover Considerations</w:t>
      </w:r>
      <w:r>
        <w:t>. Genesys.com. https://help.genesys.com/pureconnect/mergedprojects/wh_tr/mergedprojects/wh_tr_sms/desktop/server_farm_switchover_considerations.htm</w:t>
      </w:r>
    </w:p>
    <w:p w14:paraId="2FA8BE26" w14:textId="77777777" w:rsidR="003D782D" w:rsidRDefault="003D782D" w:rsidP="00D6166A">
      <w:pPr>
        <w:pStyle w:val="NormalWeb"/>
        <w:spacing w:before="0" w:beforeAutospacing="0" w:after="0" w:afterAutospacing="0" w:line="360" w:lineRule="auto"/>
        <w:ind w:left="720" w:hanging="720"/>
      </w:pPr>
      <w:r>
        <w:t xml:space="preserve">Hichem Mrabet, </w:t>
      </w:r>
      <w:proofErr w:type="spellStart"/>
      <w:r>
        <w:t>Belguith</w:t>
      </w:r>
      <w:proofErr w:type="spellEnd"/>
      <w:r>
        <w:t xml:space="preserve">, S., Adeeb </w:t>
      </w:r>
      <w:proofErr w:type="spellStart"/>
      <w:r>
        <w:t>Alhomoud</w:t>
      </w:r>
      <w:proofErr w:type="spellEnd"/>
      <w:r>
        <w:t xml:space="preserve">, &amp; Abderrazak </w:t>
      </w:r>
      <w:proofErr w:type="spellStart"/>
      <w:r>
        <w:t>Jemai</w:t>
      </w:r>
      <w:proofErr w:type="spellEnd"/>
      <w:r>
        <w:t xml:space="preserve">. (2020). A Survey of IoT Security Based on a Layered Architecture of Sensing and Data Analysis. </w:t>
      </w:r>
      <w:r>
        <w:rPr>
          <w:i/>
          <w:iCs/>
        </w:rPr>
        <w:t>Sensors</w:t>
      </w:r>
      <w:r>
        <w:t xml:space="preserve">, </w:t>
      </w:r>
      <w:r>
        <w:rPr>
          <w:i/>
          <w:iCs/>
        </w:rPr>
        <w:t>20</w:t>
      </w:r>
      <w:r>
        <w:t>(13), 3625–3625. https://doi.org/10.3390/s20133625</w:t>
      </w:r>
    </w:p>
    <w:p w14:paraId="779387C0" w14:textId="77777777" w:rsidR="003D782D" w:rsidRDefault="003D782D" w:rsidP="00D6166A">
      <w:pPr>
        <w:pStyle w:val="NormalWeb"/>
        <w:spacing w:before="0" w:beforeAutospacing="0" w:after="0" w:afterAutospacing="0" w:line="360" w:lineRule="auto"/>
        <w:ind w:left="720" w:hanging="720"/>
      </w:pPr>
      <w:r>
        <w:t xml:space="preserve">Hoch </w:t>
      </w:r>
      <w:proofErr w:type="spellStart"/>
      <w:r>
        <w:t>Dirraneh</w:t>
      </w:r>
      <w:proofErr w:type="spellEnd"/>
      <w:r>
        <w:t xml:space="preserve">, H., &amp; Zhou, H. (2007). IJARCCE Implementation of WLAN network with strong authentication. </w:t>
      </w:r>
      <w:r>
        <w:rPr>
          <w:i/>
          <w:iCs/>
        </w:rPr>
        <w:t>International Journal of Advanced Research in Computer and Communication Engineering ISO</w:t>
      </w:r>
      <w:r>
        <w:t xml:space="preserve">, </w:t>
      </w:r>
      <w:r>
        <w:rPr>
          <w:i/>
          <w:iCs/>
        </w:rPr>
        <w:t>3297</w:t>
      </w:r>
      <w:r>
        <w:t>. https://doi.org/10.17148/IJARCCE.2017.61042</w:t>
      </w:r>
    </w:p>
    <w:p w14:paraId="71CBC9AE" w14:textId="77777777" w:rsidR="003D782D" w:rsidRDefault="003D782D" w:rsidP="00D6166A">
      <w:pPr>
        <w:pStyle w:val="NormalWeb"/>
        <w:spacing w:before="0" w:beforeAutospacing="0" w:after="0" w:afterAutospacing="0" w:line="360" w:lineRule="auto"/>
        <w:ind w:left="720" w:hanging="720"/>
      </w:pPr>
      <w:r>
        <w:t xml:space="preserve">IBM. (2023, September 7). </w:t>
      </w:r>
      <w:r>
        <w:rPr>
          <w:i/>
          <w:iCs/>
        </w:rPr>
        <w:t>IBM Documentation</w:t>
      </w:r>
      <w:r>
        <w:t>. Ibm.com. https://www.ibm.com/docs/en/sevone-npm/6.6?topic=notes-release-wireless-lan-controller-collector-660</w:t>
      </w:r>
    </w:p>
    <w:p w14:paraId="32051F02" w14:textId="77777777" w:rsidR="003D782D" w:rsidRDefault="003D782D" w:rsidP="00D6166A">
      <w:pPr>
        <w:pStyle w:val="NormalWeb"/>
        <w:spacing w:before="0" w:beforeAutospacing="0" w:after="0" w:afterAutospacing="0" w:line="360" w:lineRule="auto"/>
        <w:ind w:left="720" w:hanging="720"/>
      </w:pPr>
      <w:r>
        <w:t xml:space="preserve">Iqbal, M., &amp; Imam </w:t>
      </w:r>
      <w:proofErr w:type="spellStart"/>
      <w:r>
        <w:t>Riadi</w:t>
      </w:r>
      <w:proofErr w:type="spellEnd"/>
      <w:r>
        <w:t xml:space="preserve">. (2019, May 19). </w:t>
      </w:r>
      <w:r>
        <w:rPr>
          <w:i/>
          <w:iCs/>
        </w:rPr>
        <w:t>Analysis of Security Virtual Private Network (VPN) Using OpenVPN</w:t>
      </w:r>
      <w:r>
        <w:t>. ResearchGate; The Society of Digital Information and Wireless Communications (SDIWC). https://www.researchgate.net/publication/333198144_Analysis_of_Security_Virtual_Private_Network_VPN_Using_OpenVPN</w:t>
      </w:r>
    </w:p>
    <w:p w14:paraId="098360E1" w14:textId="77777777" w:rsidR="003D782D" w:rsidRDefault="003D782D" w:rsidP="00D6166A">
      <w:pPr>
        <w:pStyle w:val="NormalWeb"/>
        <w:spacing w:before="0" w:beforeAutospacing="0" w:after="0" w:afterAutospacing="0" w:line="360" w:lineRule="auto"/>
        <w:ind w:left="720" w:hanging="720"/>
      </w:pPr>
      <w:r>
        <w:t xml:space="preserve">Java Point. (2021). </w:t>
      </w:r>
      <w:r>
        <w:rPr>
          <w:i/>
          <w:iCs/>
        </w:rPr>
        <w:t xml:space="preserve">Transport Layer Security | Secure Socket Layer (SSL) and SSL Architecture - </w:t>
      </w:r>
      <w:proofErr w:type="spellStart"/>
      <w:r>
        <w:rPr>
          <w:i/>
          <w:iCs/>
        </w:rPr>
        <w:t>javatpoint</w:t>
      </w:r>
      <w:proofErr w:type="spellEnd"/>
      <w:r>
        <w:t>. Www.javatpoint.com. https://www.javatpoint.com/transport-layer-security-secure-socket-layer-ssl-and-ssl-architecture</w:t>
      </w:r>
    </w:p>
    <w:p w14:paraId="1028405A" w14:textId="77777777" w:rsidR="003D782D" w:rsidRDefault="003D782D" w:rsidP="00D6166A">
      <w:pPr>
        <w:pStyle w:val="NormalWeb"/>
        <w:spacing w:before="0" w:beforeAutospacing="0" w:after="0" w:afterAutospacing="0" w:line="360" w:lineRule="auto"/>
        <w:ind w:left="720" w:hanging="720"/>
      </w:pPr>
      <w:r>
        <w:t xml:space="preserve">Kristián Košťál, Rastislav </w:t>
      </w:r>
      <w:proofErr w:type="spellStart"/>
      <w:r>
        <w:t>Bencel</w:t>
      </w:r>
      <w:proofErr w:type="spellEnd"/>
      <w:r>
        <w:t xml:space="preserve">, Ries, M., </w:t>
      </w:r>
      <w:proofErr w:type="spellStart"/>
      <w:r>
        <w:t>Trúchly</w:t>
      </w:r>
      <w:proofErr w:type="spellEnd"/>
      <w:r>
        <w:t xml:space="preserve">, P., &amp; </w:t>
      </w:r>
      <w:proofErr w:type="spellStart"/>
      <w:r>
        <w:t>Kotuliak</w:t>
      </w:r>
      <w:proofErr w:type="spellEnd"/>
      <w:r>
        <w:t xml:space="preserve">, I. (2019). High Performance SDN WLAN Architecture. </w:t>
      </w:r>
      <w:r>
        <w:rPr>
          <w:i/>
          <w:iCs/>
        </w:rPr>
        <w:t>Sensors</w:t>
      </w:r>
      <w:r>
        <w:t xml:space="preserve">, </w:t>
      </w:r>
      <w:r>
        <w:rPr>
          <w:i/>
          <w:iCs/>
        </w:rPr>
        <w:t>19</w:t>
      </w:r>
      <w:r>
        <w:t>(8), 1880–1880. https://doi.org/10.3390/s19081880</w:t>
      </w:r>
    </w:p>
    <w:p w14:paraId="73398167" w14:textId="77777777" w:rsidR="003D782D" w:rsidRDefault="003D782D" w:rsidP="00D6166A">
      <w:pPr>
        <w:pStyle w:val="NormalWeb"/>
        <w:spacing w:before="0" w:beforeAutospacing="0" w:after="0" w:afterAutospacing="0" w:line="360" w:lineRule="auto"/>
        <w:ind w:left="720" w:hanging="720"/>
      </w:pPr>
      <w:r>
        <w:t xml:space="preserve">Prakash, B. (2013). Hypervisors, Virtualization, and Networking. </w:t>
      </w:r>
      <w:r>
        <w:rPr>
          <w:i/>
          <w:iCs/>
        </w:rPr>
        <w:t xml:space="preserve">Elsevier </w:t>
      </w:r>
      <w:proofErr w:type="spellStart"/>
      <w:r>
        <w:rPr>
          <w:i/>
          <w:iCs/>
        </w:rPr>
        <w:t>EBooks</w:t>
      </w:r>
      <w:proofErr w:type="spellEnd"/>
      <w:r>
        <w:t>, 387–416. https://doi.org/10.1016/b978-0-12-401673-6.00016-7</w:t>
      </w:r>
    </w:p>
    <w:p w14:paraId="00263BEA" w14:textId="77777777" w:rsidR="003D782D" w:rsidRDefault="003D782D" w:rsidP="00D6166A">
      <w:pPr>
        <w:pStyle w:val="NormalWeb"/>
        <w:spacing w:before="0" w:beforeAutospacing="0" w:after="0" w:afterAutospacing="0" w:line="360" w:lineRule="auto"/>
        <w:ind w:left="720" w:hanging="720"/>
      </w:pPr>
      <w:proofErr w:type="spellStart"/>
      <w:r>
        <w:t>PyNet</w:t>
      </w:r>
      <w:proofErr w:type="spellEnd"/>
      <w:r>
        <w:t xml:space="preserve"> Labs. (2023, September 4). </w:t>
      </w:r>
      <w:r>
        <w:rPr>
          <w:i/>
          <w:iCs/>
        </w:rPr>
        <w:t xml:space="preserve">What is Access Control List (ACL)? - </w:t>
      </w:r>
      <w:proofErr w:type="spellStart"/>
      <w:r>
        <w:rPr>
          <w:i/>
          <w:iCs/>
        </w:rPr>
        <w:t>PyNet</w:t>
      </w:r>
      <w:proofErr w:type="spellEnd"/>
      <w:r>
        <w:rPr>
          <w:i/>
          <w:iCs/>
        </w:rPr>
        <w:t xml:space="preserve"> Labs</w:t>
      </w:r>
      <w:r>
        <w:t xml:space="preserve">. </w:t>
      </w:r>
      <w:proofErr w:type="spellStart"/>
      <w:r>
        <w:t>PyNet</w:t>
      </w:r>
      <w:proofErr w:type="spellEnd"/>
      <w:r>
        <w:t xml:space="preserve"> Labs. https://www.pynetlabs.com/what-is-access-control-list/</w:t>
      </w:r>
    </w:p>
    <w:p w14:paraId="55D53E46" w14:textId="77777777" w:rsidR="003D782D" w:rsidRDefault="003D782D" w:rsidP="00D6166A">
      <w:pPr>
        <w:pStyle w:val="NormalWeb"/>
        <w:spacing w:before="0" w:beforeAutospacing="0" w:after="0" w:afterAutospacing="0" w:line="360" w:lineRule="auto"/>
        <w:ind w:left="720" w:hanging="720"/>
      </w:pPr>
      <w:r>
        <w:t xml:space="preserve">Qassim, Y. T. (2009, June). </w:t>
      </w:r>
      <w:r>
        <w:rPr>
          <w:i/>
          <w:iCs/>
        </w:rPr>
        <w:t>Applying Reliability Solutions to a Cooperative Network</w:t>
      </w:r>
      <w:r>
        <w:t>. ResearchGate; Zarqa University. https://www.researchgate.net/publication/331560115_Applying_Reliability_Solutions_to_a_Cooperative_Network</w:t>
      </w:r>
    </w:p>
    <w:p w14:paraId="70C2DB18" w14:textId="77777777" w:rsidR="003D782D" w:rsidRDefault="003D782D" w:rsidP="00D6166A">
      <w:pPr>
        <w:pStyle w:val="NormalWeb"/>
        <w:spacing w:before="0" w:beforeAutospacing="0" w:after="0" w:afterAutospacing="0" w:line="360" w:lineRule="auto"/>
        <w:ind w:left="720" w:hanging="720"/>
      </w:pPr>
      <w:r>
        <w:t xml:space="preserve">Sameer, A. (2021, July). </w:t>
      </w:r>
      <w:r>
        <w:rPr>
          <w:i/>
          <w:iCs/>
        </w:rPr>
        <w:t>Access Control Lists (ACLs)</w:t>
      </w:r>
      <w:r>
        <w:t>. ResearchGate; unknown. https://www.researchgate.net/publication/353236150_Access_Control_Lists_ACLs</w:t>
      </w:r>
    </w:p>
    <w:p w14:paraId="7E5C23DF" w14:textId="77777777" w:rsidR="003D782D" w:rsidRDefault="003D782D" w:rsidP="00D6166A">
      <w:pPr>
        <w:pStyle w:val="NormalWeb"/>
        <w:spacing w:before="0" w:beforeAutospacing="0" w:after="0" w:afterAutospacing="0" w:line="360" w:lineRule="auto"/>
        <w:ind w:left="720" w:hanging="720"/>
      </w:pPr>
      <w:r>
        <w:t xml:space="preserve">Satapathy, A., &amp; Livingston, J. (2016, November 17). </w:t>
      </w:r>
      <w:r>
        <w:rPr>
          <w:i/>
          <w:iCs/>
        </w:rPr>
        <w:t>A Comprehensive Survey on SSL/ TLS and their Vulnerabilities</w:t>
      </w:r>
      <w:r>
        <w:t>. ResearchGate; Foundation of Computer Science. https://www.researchgate.net/publication/310761924_A_Comprehensive_Survey_on_SSL_TLS_and_their_Vulnerabilities</w:t>
      </w:r>
    </w:p>
    <w:p w14:paraId="2FD92177" w14:textId="77777777" w:rsidR="003D782D" w:rsidRDefault="003D782D" w:rsidP="00D6166A">
      <w:pPr>
        <w:pStyle w:val="NormalWeb"/>
        <w:spacing w:before="0" w:beforeAutospacing="0" w:after="0" w:afterAutospacing="0" w:line="360" w:lineRule="auto"/>
        <w:ind w:left="720" w:hanging="720"/>
      </w:pPr>
      <w:r>
        <w:t xml:space="preserve">Secure IT Store. (2022). </w:t>
      </w:r>
      <w:r>
        <w:rPr>
          <w:i/>
          <w:iCs/>
        </w:rPr>
        <w:t>Cisco Access Points | SecureITStore.com</w:t>
      </w:r>
      <w:r>
        <w:t>. Secureitstore.com. https://www.secureitstore.com/Access-Points.asp</w:t>
      </w:r>
    </w:p>
    <w:p w14:paraId="37E5AB05" w14:textId="77777777" w:rsidR="003D782D" w:rsidRDefault="003D782D" w:rsidP="00D6166A">
      <w:pPr>
        <w:pStyle w:val="NormalWeb"/>
        <w:spacing w:before="0" w:beforeAutospacing="0" w:after="0" w:afterAutospacing="0" w:line="360" w:lineRule="auto"/>
        <w:ind w:left="720" w:hanging="720"/>
      </w:pPr>
      <w:r>
        <w:t xml:space="preserve">Security Wing. (2014). </w:t>
      </w:r>
      <w:r>
        <w:rPr>
          <w:i/>
          <w:iCs/>
        </w:rPr>
        <w:t xml:space="preserve">Cisco VPN Configuration in IOS Routers | </w:t>
      </w:r>
      <w:proofErr w:type="spellStart"/>
      <w:r>
        <w:rPr>
          <w:i/>
          <w:iCs/>
        </w:rPr>
        <w:t>securitywing</w:t>
      </w:r>
      <w:proofErr w:type="spellEnd"/>
      <w:r>
        <w:t>. Securitywing.com. https://securitywing.com/cisco-vpn-configuration/</w:t>
      </w:r>
    </w:p>
    <w:p w14:paraId="00DEC207" w14:textId="77777777" w:rsidR="003D782D" w:rsidRDefault="003D782D" w:rsidP="00D6166A">
      <w:pPr>
        <w:pStyle w:val="NormalWeb"/>
        <w:spacing w:before="0" w:beforeAutospacing="0" w:after="0" w:afterAutospacing="0" w:line="360" w:lineRule="auto"/>
        <w:ind w:left="720" w:hanging="720"/>
      </w:pPr>
      <w:proofErr w:type="spellStart"/>
      <w:r>
        <w:t>Sheghdara</w:t>
      </w:r>
      <w:proofErr w:type="spellEnd"/>
      <w:r>
        <w:t xml:space="preserve">, M., &amp; Hassine, J. (2020). Automatic retrieval and analysis of high availability scenarios from system execution traces: A case study on hot standby router protocol. </w:t>
      </w:r>
      <w:r>
        <w:rPr>
          <w:i/>
          <w:iCs/>
        </w:rPr>
        <w:t>Journal of Systems and Software</w:t>
      </w:r>
      <w:r>
        <w:t xml:space="preserve">, </w:t>
      </w:r>
      <w:r>
        <w:rPr>
          <w:i/>
          <w:iCs/>
        </w:rPr>
        <w:t>161</w:t>
      </w:r>
      <w:r>
        <w:t>, 110490–110490. https://doi.org/10.1016/j.jss.2019.110490</w:t>
      </w:r>
    </w:p>
    <w:p w14:paraId="7CC62689" w14:textId="77777777" w:rsidR="003D782D" w:rsidRDefault="003D782D" w:rsidP="00D6166A">
      <w:pPr>
        <w:pStyle w:val="NormalWeb"/>
        <w:spacing w:before="0" w:beforeAutospacing="0" w:after="0" w:afterAutospacing="0" w:line="360" w:lineRule="auto"/>
        <w:ind w:left="720" w:hanging="720"/>
      </w:pPr>
      <w:r>
        <w:t xml:space="preserve">Sulaiman, O. K., &amp; </w:t>
      </w:r>
      <w:proofErr w:type="spellStart"/>
      <w:r>
        <w:t>Saripurna</w:t>
      </w:r>
      <w:proofErr w:type="spellEnd"/>
      <w:r>
        <w:t xml:space="preserve">, D. (2021). </w:t>
      </w:r>
      <w:r>
        <w:rPr>
          <w:i/>
          <w:iCs/>
        </w:rPr>
        <w:t>Network Security System Analysis Using Access Control List (ACL)</w:t>
      </w:r>
      <w:r>
        <w:t xml:space="preserve">. </w:t>
      </w:r>
      <w:r>
        <w:rPr>
          <w:i/>
          <w:iCs/>
        </w:rPr>
        <w:t>5</w:t>
      </w:r>
      <w:r>
        <w:t>(2), 192–197. https://doi.org/10.30645/ijistech.v5i2.131</w:t>
      </w:r>
    </w:p>
    <w:p w14:paraId="58C1451D" w14:textId="77777777" w:rsidR="003D782D" w:rsidRDefault="003D782D" w:rsidP="00D6166A">
      <w:pPr>
        <w:pStyle w:val="NormalWeb"/>
        <w:spacing w:before="0" w:beforeAutospacing="0" w:after="0" w:afterAutospacing="0" w:line="360" w:lineRule="auto"/>
        <w:ind w:left="720" w:hanging="720"/>
      </w:pPr>
      <w:r>
        <w:t xml:space="preserve">Veer, K., &amp; Gupta, H. (2016, March 4). </w:t>
      </w:r>
      <w:r>
        <w:rPr>
          <w:i/>
          <w:iCs/>
        </w:rPr>
        <w:t>A New Approach for the Security of VPN</w:t>
      </w:r>
      <w:r>
        <w:t>. ResearchGate; unknown. https://www.researchgate.net/publication/307090754_A_New_Approach_for_the_Security_of_VPN</w:t>
      </w:r>
    </w:p>
    <w:p w14:paraId="09854BC5" w14:textId="77777777" w:rsidR="003D782D" w:rsidRDefault="003D782D" w:rsidP="00D6166A">
      <w:pPr>
        <w:pStyle w:val="NormalWeb"/>
        <w:spacing w:before="0" w:beforeAutospacing="0" w:after="0" w:afterAutospacing="0" w:line="360" w:lineRule="auto"/>
        <w:ind w:left="720" w:hanging="720"/>
      </w:pPr>
      <w:r>
        <w:t xml:space="preserve">Vivek Kumar Soni, &amp; Rohit Mendiratta. (2008). </w:t>
      </w:r>
      <w:r>
        <w:rPr>
          <w:i/>
          <w:iCs/>
        </w:rPr>
        <w:t>Next-generation WLAN architecture for high performance networks</w:t>
      </w:r>
      <w:r>
        <w:t>. https://doi.org/10.1049/cp:20080161</w:t>
      </w:r>
    </w:p>
    <w:p w14:paraId="59B87D10" w14:textId="77777777" w:rsidR="003D782D" w:rsidRDefault="003D782D" w:rsidP="00D6166A">
      <w:pPr>
        <w:pStyle w:val="NormalWeb"/>
        <w:spacing w:before="0" w:beforeAutospacing="0" w:after="0" w:afterAutospacing="0" w:line="360" w:lineRule="auto"/>
        <w:ind w:left="720" w:hanging="720"/>
      </w:pPr>
      <w:r>
        <w:t xml:space="preserve">Wang, F., &amp; Zhu, C. (2012). HSRP Protocol Based on High Reliable Redundant Campus Network Design. </w:t>
      </w:r>
      <w:r>
        <w:rPr>
          <w:i/>
          <w:iCs/>
        </w:rPr>
        <w:t>Communications in Computer and Information Science</w:t>
      </w:r>
      <w:r>
        <w:t>, 107–114. https://doi.org/10.1007/978-3-642-31968-6_13</w:t>
      </w:r>
    </w:p>
    <w:p w14:paraId="7777E0D3" w14:textId="2EDDA03A" w:rsidR="00C21AEC" w:rsidRDefault="003D782D" w:rsidP="00D6166A">
      <w:pPr>
        <w:pStyle w:val="NormalWeb"/>
        <w:spacing w:before="0" w:beforeAutospacing="0" w:after="0" w:afterAutospacing="0" w:line="360" w:lineRule="auto"/>
        <w:ind w:left="720" w:hanging="720"/>
      </w:pPr>
      <w:r>
        <w:rPr>
          <w:i/>
          <w:iCs/>
        </w:rPr>
        <w:t>What is SSL (Secure Sockets Layer)?</w:t>
      </w:r>
      <w:r>
        <w:t xml:space="preserve"> (2023). Cloudflare. https://www.cloudflare.com/learning/ssl/what-is-ssl/</w:t>
      </w:r>
    </w:p>
    <w:sectPr w:rsidR="00C21AEC" w:rsidSect="00A57DF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EC68D" w14:textId="77777777" w:rsidR="00683F9F" w:rsidRDefault="00683F9F" w:rsidP="00BA2A16">
      <w:pPr>
        <w:spacing w:after="0" w:line="240" w:lineRule="auto"/>
      </w:pPr>
      <w:r>
        <w:separator/>
      </w:r>
    </w:p>
  </w:endnote>
  <w:endnote w:type="continuationSeparator" w:id="0">
    <w:p w14:paraId="0CA474CD" w14:textId="77777777" w:rsidR="00683F9F" w:rsidRDefault="00683F9F" w:rsidP="00BA2A16">
      <w:pPr>
        <w:spacing w:after="0" w:line="240" w:lineRule="auto"/>
      </w:pPr>
      <w:r>
        <w:continuationSeparator/>
      </w:r>
    </w:p>
  </w:endnote>
  <w:endnote w:type="continuationNotice" w:id="1">
    <w:p w14:paraId="4FAA62CB" w14:textId="77777777" w:rsidR="001A4DD0" w:rsidRDefault="001A4D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5928607"/>
      <w:docPartObj>
        <w:docPartGallery w:val="Page Numbers (Bottom of Page)"/>
        <w:docPartUnique/>
      </w:docPartObj>
    </w:sdtPr>
    <w:sdtContent>
      <w:sdt>
        <w:sdtPr>
          <w:id w:val="1728636285"/>
          <w:docPartObj>
            <w:docPartGallery w:val="Page Numbers (Top of Page)"/>
            <w:docPartUnique/>
          </w:docPartObj>
        </w:sdtPr>
        <w:sdtContent>
          <w:p w14:paraId="01A076C9" w14:textId="3DBB1D28" w:rsidR="00976ED0" w:rsidRDefault="00976ED0" w:rsidP="005C5E6D">
            <w:pPr>
              <w:pStyle w:val="Footer"/>
              <w:jc w:val="right"/>
            </w:pPr>
            <w:r w:rsidRPr="0097400E">
              <w:rPr>
                <w:rFonts w:ascii="Times New Roman" w:hAnsi="Times New Roman" w:cs="Times New Roman"/>
                <w:sz w:val="20"/>
                <w:szCs w:val="20"/>
              </w:rPr>
              <w:t xml:space="preserve">Page </w:t>
            </w:r>
            <w:r w:rsidRPr="0097400E">
              <w:rPr>
                <w:rFonts w:ascii="Times New Roman" w:hAnsi="Times New Roman" w:cs="Times New Roman"/>
                <w:b/>
                <w:bCs/>
                <w:sz w:val="20"/>
                <w:szCs w:val="20"/>
              </w:rPr>
              <w:fldChar w:fldCharType="begin"/>
            </w:r>
            <w:r w:rsidRPr="0097400E">
              <w:rPr>
                <w:rFonts w:ascii="Times New Roman" w:hAnsi="Times New Roman" w:cs="Times New Roman"/>
                <w:b/>
                <w:bCs/>
                <w:sz w:val="20"/>
                <w:szCs w:val="20"/>
              </w:rPr>
              <w:instrText xml:space="preserve"> PAGE </w:instrText>
            </w:r>
            <w:r w:rsidRPr="0097400E">
              <w:rPr>
                <w:rFonts w:ascii="Times New Roman" w:hAnsi="Times New Roman" w:cs="Times New Roman"/>
                <w:b/>
                <w:bCs/>
                <w:sz w:val="20"/>
                <w:szCs w:val="20"/>
              </w:rPr>
              <w:fldChar w:fldCharType="separate"/>
            </w:r>
            <w:r w:rsidRPr="0097400E">
              <w:rPr>
                <w:rFonts w:ascii="Times New Roman" w:hAnsi="Times New Roman" w:cs="Times New Roman"/>
                <w:b/>
                <w:bCs/>
                <w:noProof/>
                <w:sz w:val="20"/>
                <w:szCs w:val="20"/>
              </w:rPr>
              <w:t>2</w:t>
            </w:r>
            <w:r w:rsidRPr="0097400E">
              <w:rPr>
                <w:rFonts w:ascii="Times New Roman" w:hAnsi="Times New Roman" w:cs="Times New Roman"/>
                <w:b/>
                <w:bCs/>
                <w:sz w:val="20"/>
                <w:szCs w:val="20"/>
              </w:rPr>
              <w:fldChar w:fldCharType="end"/>
            </w:r>
            <w:r w:rsidRPr="0097400E">
              <w:rPr>
                <w:rFonts w:ascii="Times New Roman" w:hAnsi="Times New Roman" w:cs="Times New Roman"/>
                <w:sz w:val="20"/>
                <w:szCs w:val="20"/>
              </w:rPr>
              <w:t xml:space="preserve"> of </w:t>
            </w:r>
            <w:r w:rsidRPr="0097400E">
              <w:rPr>
                <w:rFonts w:ascii="Times New Roman" w:hAnsi="Times New Roman" w:cs="Times New Roman"/>
                <w:b/>
                <w:bCs/>
                <w:sz w:val="20"/>
                <w:szCs w:val="20"/>
              </w:rPr>
              <w:fldChar w:fldCharType="begin"/>
            </w:r>
            <w:r w:rsidRPr="0097400E">
              <w:rPr>
                <w:rFonts w:ascii="Times New Roman" w:hAnsi="Times New Roman" w:cs="Times New Roman"/>
                <w:b/>
                <w:bCs/>
                <w:sz w:val="20"/>
                <w:szCs w:val="20"/>
              </w:rPr>
              <w:instrText xml:space="preserve"> NUMPAGES  </w:instrText>
            </w:r>
            <w:r w:rsidRPr="0097400E">
              <w:rPr>
                <w:rFonts w:ascii="Times New Roman" w:hAnsi="Times New Roman" w:cs="Times New Roman"/>
                <w:b/>
                <w:bCs/>
                <w:sz w:val="20"/>
                <w:szCs w:val="20"/>
              </w:rPr>
              <w:fldChar w:fldCharType="separate"/>
            </w:r>
            <w:r w:rsidRPr="0097400E">
              <w:rPr>
                <w:rFonts w:ascii="Times New Roman" w:hAnsi="Times New Roman" w:cs="Times New Roman"/>
                <w:b/>
                <w:bCs/>
                <w:noProof/>
                <w:sz w:val="20"/>
                <w:szCs w:val="20"/>
              </w:rPr>
              <w:t>2</w:t>
            </w:r>
            <w:r w:rsidRPr="0097400E">
              <w:rPr>
                <w:rFonts w:ascii="Times New Roman" w:hAnsi="Times New Roman" w:cs="Times New Roman"/>
                <w:b/>
                <w:bCs/>
                <w:sz w:val="20"/>
                <w:szCs w:val="20"/>
              </w:rPr>
              <w:fldChar w:fldCharType="end"/>
            </w:r>
          </w:p>
        </w:sdtContent>
      </w:sdt>
    </w:sdtContent>
  </w:sdt>
  <w:p w14:paraId="5A90F8FB" w14:textId="77777777" w:rsidR="008B011D" w:rsidRDefault="008B01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88D8B" w14:textId="77777777" w:rsidR="00683F9F" w:rsidRDefault="00683F9F" w:rsidP="00BA2A16">
      <w:pPr>
        <w:spacing w:after="0" w:line="240" w:lineRule="auto"/>
      </w:pPr>
      <w:r>
        <w:separator/>
      </w:r>
    </w:p>
  </w:footnote>
  <w:footnote w:type="continuationSeparator" w:id="0">
    <w:p w14:paraId="527965C0" w14:textId="77777777" w:rsidR="00683F9F" w:rsidRDefault="00683F9F" w:rsidP="00BA2A16">
      <w:pPr>
        <w:spacing w:after="0" w:line="240" w:lineRule="auto"/>
      </w:pPr>
      <w:r>
        <w:continuationSeparator/>
      </w:r>
    </w:p>
  </w:footnote>
  <w:footnote w:type="continuationNotice" w:id="1">
    <w:p w14:paraId="62BD8287" w14:textId="77777777" w:rsidR="001A4DD0" w:rsidRDefault="001A4D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210E85"/>
    <w:multiLevelType w:val="multilevel"/>
    <w:tmpl w:val="8440E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4785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952"/>
    <w:rsid w:val="00000570"/>
    <w:rsid w:val="000018E9"/>
    <w:rsid w:val="000104CC"/>
    <w:rsid w:val="00033103"/>
    <w:rsid w:val="00034B81"/>
    <w:rsid w:val="00035793"/>
    <w:rsid w:val="00035AAD"/>
    <w:rsid w:val="00040160"/>
    <w:rsid w:val="00040E29"/>
    <w:rsid w:val="00047BDD"/>
    <w:rsid w:val="00076370"/>
    <w:rsid w:val="00083862"/>
    <w:rsid w:val="000932EB"/>
    <w:rsid w:val="00097971"/>
    <w:rsid w:val="000A7952"/>
    <w:rsid w:val="000B68E9"/>
    <w:rsid w:val="000E75FE"/>
    <w:rsid w:val="001120E9"/>
    <w:rsid w:val="00127F77"/>
    <w:rsid w:val="00130F9E"/>
    <w:rsid w:val="00136E63"/>
    <w:rsid w:val="00144EDB"/>
    <w:rsid w:val="00151342"/>
    <w:rsid w:val="0016193C"/>
    <w:rsid w:val="00180ED5"/>
    <w:rsid w:val="0018155E"/>
    <w:rsid w:val="0018288B"/>
    <w:rsid w:val="001A4DD0"/>
    <w:rsid w:val="001A76E0"/>
    <w:rsid w:val="001B12DD"/>
    <w:rsid w:val="001B1A52"/>
    <w:rsid w:val="001C447B"/>
    <w:rsid w:val="001D1507"/>
    <w:rsid w:val="001D1787"/>
    <w:rsid w:val="001F7366"/>
    <w:rsid w:val="0020020C"/>
    <w:rsid w:val="00215D4D"/>
    <w:rsid w:val="00243844"/>
    <w:rsid w:val="00245489"/>
    <w:rsid w:val="002577AB"/>
    <w:rsid w:val="00257D3A"/>
    <w:rsid w:val="00266B24"/>
    <w:rsid w:val="00273028"/>
    <w:rsid w:val="002A18FA"/>
    <w:rsid w:val="002A2379"/>
    <w:rsid w:val="002A53FB"/>
    <w:rsid w:val="002A7906"/>
    <w:rsid w:val="002C4C06"/>
    <w:rsid w:val="002D24E7"/>
    <w:rsid w:val="002E12F5"/>
    <w:rsid w:val="002E6430"/>
    <w:rsid w:val="002F6A46"/>
    <w:rsid w:val="002F6B09"/>
    <w:rsid w:val="00307C00"/>
    <w:rsid w:val="003111B0"/>
    <w:rsid w:val="0031705D"/>
    <w:rsid w:val="003222DE"/>
    <w:rsid w:val="0033406F"/>
    <w:rsid w:val="003366CA"/>
    <w:rsid w:val="00340724"/>
    <w:rsid w:val="003413BC"/>
    <w:rsid w:val="00342BD7"/>
    <w:rsid w:val="00346824"/>
    <w:rsid w:val="003515C7"/>
    <w:rsid w:val="0036557F"/>
    <w:rsid w:val="00366BC5"/>
    <w:rsid w:val="00377810"/>
    <w:rsid w:val="0038191D"/>
    <w:rsid w:val="003941B7"/>
    <w:rsid w:val="003A0C7A"/>
    <w:rsid w:val="003A7C09"/>
    <w:rsid w:val="003B0E6D"/>
    <w:rsid w:val="003B65C7"/>
    <w:rsid w:val="003C1083"/>
    <w:rsid w:val="003C5415"/>
    <w:rsid w:val="003D1F8C"/>
    <w:rsid w:val="003D6C68"/>
    <w:rsid w:val="003D782D"/>
    <w:rsid w:val="003E0D81"/>
    <w:rsid w:val="004126FE"/>
    <w:rsid w:val="004132EB"/>
    <w:rsid w:val="004347B3"/>
    <w:rsid w:val="00437DEE"/>
    <w:rsid w:val="004436DA"/>
    <w:rsid w:val="00446827"/>
    <w:rsid w:val="00461F98"/>
    <w:rsid w:val="00470C3A"/>
    <w:rsid w:val="00480E16"/>
    <w:rsid w:val="00494563"/>
    <w:rsid w:val="00495DCF"/>
    <w:rsid w:val="004A275C"/>
    <w:rsid w:val="004B075A"/>
    <w:rsid w:val="004B7CF4"/>
    <w:rsid w:val="004C54C7"/>
    <w:rsid w:val="004C6E72"/>
    <w:rsid w:val="004E51FF"/>
    <w:rsid w:val="004F25C2"/>
    <w:rsid w:val="004F6F13"/>
    <w:rsid w:val="0050199E"/>
    <w:rsid w:val="00501A21"/>
    <w:rsid w:val="00521920"/>
    <w:rsid w:val="00553527"/>
    <w:rsid w:val="005612D6"/>
    <w:rsid w:val="00564A37"/>
    <w:rsid w:val="005656A0"/>
    <w:rsid w:val="005741E5"/>
    <w:rsid w:val="00577A98"/>
    <w:rsid w:val="00582731"/>
    <w:rsid w:val="00583B2E"/>
    <w:rsid w:val="00583D71"/>
    <w:rsid w:val="00587908"/>
    <w:rsid w:val="00590275"/>
    <w:rsid w:val="00595D21"/>
    <w:rsid w:val="00597231"/>
    <w:rsid w:val="005A00EA"/>
    <w:rsid w:val="005A3044"/>
    <w:rsid w:val="005B0C74"/>
    <w:rsid w:val="005C4E2E"/>
    <w:rsid w:val="005C5E6D"/>
    <w:rsid w:val="005C7A05"/>
    <w:rsid w:val="005E6DD8"/>
    <w:rsid w:val="006009E9"/>
    <w:rsid w:val="0062053D"/>
    <w:rsid w:val="00627D9E"/>
    <w:rsid w:val="006565F5"/>
    <w:rsid w:val="00664CEC"/>
    <w:rsid w:val="00667926"/>
    <w:rsid w:val="00670621"/>
    <w:rsid w:val="006707ED"/>
    <w:rsid w:val="006712CE"/>
    <w:rsid w:val="0067303A"/>
    <w:rsid w:val="006759B2"/>
    <w:rsid w:val="00683F9F"/>
    <w:rsid w:val="006946A7"/>
    <w:rsid w:val="006B28CB"/>
    <w:rsid w:val="006C64D1"/>
    <w:rsid w:val="006D02BA"/>
    <w:rsid w:val="006D1B31"/>
    <w:rsid w:val="006D5F47"/>
    <w:rsid w:val="006E053A"/>
    <w:rsid w:val="006E0D76"/>
    <w:rsid w:val="006E3F56"/>
    <w:rsid w:val="006F6CFF"/>
    <w:rsid w:val="007121F6"/>
    <w:rsid w:val="0071334F"/>
    <w:rsid w:val="007138DC"/>
    <w:rsid w:val="0072352F"/>
    <w:rsid w:val="00725A42"/>
    <w:rsid w:val="00725CF1"/>
    <w:rsid w:val="00725E21"/>
    <w:rsid w:val="007343FB"/>
    <w:rsid w:val="007428B1"/>
    <w:rsid w:val="00745049"/>
    <w:rsid w:val="00752B89"/>
    <w:rsid w:val="00754C7B"/>
    <w:rsid w:val="00756739"/>
    <w:rsid w:val="0077219C"/>
    <w:rsid w:val="00775491"/>
    <w:rsid w:val="007856C6"/>
    <w:rsid w:val="007A520B"/>
    <w:rsid w:val="007B2870"/>
    <w:rsid w:val="007B2B91"/>
    <w:rsid w:val="007B4742"/>
    <w:rsid w:val="007C3093"/>
    <w:rsid w:val="007C6023"/>
    <w:rsid w:val="007E5726"/>
    <w:rsid w:val="007F1A72"/>
    <w:rsid w:val="007F2E4D"/>
    <w:rsid w:val="00802266"/>
    <w:rsid w:val="00803D1E"/>
    <w:rsid w:val="00807CC4"/>
    <w:rsid w:val="008119ED"/>
    <w:rsid w:val="008135BD"/>
    <w:rsid w:val="00813D47"/>
    <w:rsid w:val="00824A66"/>
    <w:rsid w:val="00824A94"/>
    <w:rsid w:val="008261D1"/>
    <w:rsid w:val="008432CD"/>
    <w:rsid w:val="00854B32"/>
    <w:rsid w:val="00856940"/>
    <w:rsid w:val="008635CD"/>
    <w:rsid w:val="0086611E"/>
    <w:rsid w:val="00867CE9"/>
    <w:rsid w:val="00893F29"/>
    <w:rsid w:val="00894D48"/>
    <w:rsid w:val="008A1EE9"/>
    <w:rsid w:val="008B011D"/>
    <w:rsid w:val="008B2FDA"/>
    <w:rsid w:val="008B62FE"/>
    <w:rsid w:val="008C48C1"/>
    <w:rsid w:val="008D29C2"/>
    <w:rsid w:val="008D3104"/>
    <w:rsid w:val="008D5598"/>
    <w:rsid w:val="008E63CA"/>
    <w:rsid w:val="008F36ED"/>
    <w:rsid w:val="008F74C9"/>
    <w:rsid w:val="00910923"/>
    <w:rsid w:val="00911356"/>
    <w:rsid w:val="0091255D"/>
    <w:rsid w:val="00915FB5"/>
    <w:rsid w:val="00917827"/>
    <w:rsid w:val="0092014D"/>
    <w:rsid w:val="0092069E"/>
    <w:rsid w:val="00920E53"/>
    <w:rsid w:val="00922A33"/>
    <w:rsid w:val="009252DA"/>
    <w:rsid w:val="00930428"/>
    <w:rsid w:val="00942B0F"/>
    <w:rsid w:val="00963662"/>
    <w:rsid w:val="0096546A"/>
    <w:rsid w:val="0096620D"/>
    <w:rsid w:val="0097400E"/>
    <w:rsid w:val="00976ED0"/>
    <w:rsid w:val="0098070E"/>
    <w:rsid w:val="00986B43"/>
    <w:rsid w:val="00990F18"/>
    <w:rsid w:val="009A03E8"/>
    <w:rsid w:val="009A4BA1"/>
    <w:rsid w:val="009A64F2"/>
    <w:rsid w:val="009B4956"/>
    <w:rsid w:val="009C3584"/>
    <w:rsid w:val="009D01E1"/>
    <w:rsid w:val="009D0A77"/>
    <w:rsid w:val="009E1CFD"/>
    <w:rsid w:val="009E30BD"/>
    <w:rsid w:val="009E40F3"/>
    <w:rsid w:val="009E656D"/>
    <w:rsid w:val="009E670C"/>
    <w:rsid w:val="009F3145"/>
    <w:rsid w:val="00A16D97"/>
    <w:rsid w:val="00A20663"/>
    <w:rsid w:val="00A4352F"/>
    <w:rsid w:val="00A438A8"/>
    <w:rsid w:val="00A45E8F"/>
    <w:rsid w:val="00A50EDA"/>
    <w:rsid w:val="00A541F9"/>
    <w:rsid w:val="00A54C68"/>
    <w:rsid w:val="00A57DFE"/>
    <w:rsid w:val="00A71B55"/>
    <w:rsid w:val="00A74B43"/>
    <w:rsid w:val="00A7735A"/>
    <w:rsid w:val="00A8670C"/>
    <w:rsid w:val="00A951A4"/>
    <w:rsid w:val="00AA7831"/>
    <w:rsid w:val="00AC179A"/>
    <w:rsid w:val="00AE2FC7"/>
    <w:rsid w:val="00AE3D88"/>
    <w:rsid w:val="00AE6E4F"/>
    <w:rsid w:val="00AE7635"/>
    <w:rsid w:val="00B0790F"/>
    <w:rsid w:val="00B114A4"/>
    <w:rsid w:val="00B14754"/>
    <w:rsid w:val="00B26310"/>
    <w:rsid w:val="00B32B00"/>
    <w:rsid w:val="00B40C52"/>
    <w:rsid w:val="00B457B9"/>
    <w:rsid w:val="00B47D0E"/>
    <w:rsid w:val="00B5142E"/>
    <w:rsid w:val="00B53F79"/>
    <w:rsid w:val="00B55B86"/>
    <w:rsid w:val="00B8501B"/>
    <w:rsid w:val="00B95771"/>
    <w:rsid w:val="00BA2A16"/>
    <w:rsid w:val="00BA4E95"/>
    <w:rsid w:val="00BB11D8"/>
    <w:rsid w:val="00BB35DF"/>
    <w:rsid w:val="00BB68E5"/>
    <w:rsid w:val="00BC3932"/>
    <w:rsid w:val="00BD0ED9"/>
    <w:rsid w:val="00BD60D1"/>
    <w:rsid w:val="00BE1A1B"/>
    <w:rsid w:val="00C20CB3"/>
    <w:rsid w:val="00C21AEC"/>
    <w:rsid w:val="00C24DBF"/>
    <w:rsid w:val="00C259A2"/>
    <w:rsid w:val="00C4468D"/>
    <w:rsid w:val="00C534C2"/>
    <w:rsid w:val="00C619BB"/>
    <w:rsid w:val="00C662F9"/>
    <w:rsid w:val="00C70304"/>
    <w:rsid w:val="00C755D6"/>
    <w:rsid w:val="00C77A7B"/>
    <w:rsid w:val="00C83CBF"/>
    <w:rsid w:val="00C9017F"/>
    <w:rsid w:val="00C91EA0"/>
    <w:rsid w:val="00C9323C"/>
    <w:rsid w:val="00D007C4"/>
    <w:rsid w:val="00D01578"/>
    <w:rsid w:val="00D01EFC"/>
    <w:rsid w:val="00D033FE"/>
    <w:rsid w:val="00D0382C"/>
    <w:rsid w:val="00D1573A"/>
    <w:rsid w:val="00D33B41"/>
    <w:rsid w:val="00D40DA7"/>
    <w:rsid w:val="00D50FF9"/>
    <w:rsid w:val="00D53E8E"/>
    <w:rsid w:val="00D54516"/>
    <w:rsid w:val="00D546BB"/>
    <w:rsid w:val="00D6166A"/>
    <w:rsid w:val="00D8171F"/>
    <w:rsid w:val="00D8199E"/>
    <w:rsid w:val="00D83489"/>
    <w:rsid w:val="00D83DAA"/>
    <w:rsid w:val="00D856FD"/>
    <w:rsid w:val="00D90C22"/>
    <w:rsid w:val="00D948D3"/>
    <w:rsid w:val="00D95815"/>
    <w:rsid w:val="00DA38BF"/>
    <w:rsid w:val="00DB3FBF"/>
    <w:rsid w:val="00DC01C0"/>
    <w:rsid w:val="00DC7AA1"/>
    <w:rsid w:val="00DD01CA"/>
    <w:rsid w:val="00DE2150"/>
    <w:rsid w:val="00DE7DF9"/>
    <w:rsid w:val="00E00A73"/>
    <w:rsid w:val="00E2107B"/>
    <w:rsid w:val="00E22D5C"/>
    <w:rsid w:val="00E307EB"/>
    <w:rsid w:val="00E429F7"/>
    <w:rsid w:val="00E51640"/>
    <w:rsid w:val="00E61DFC"/>
    <w:rsid w:val="00E7268A"/>
    <w:rsid w:val="00E8004E"/>
    <w:rsid w:val="00E93443"/>
    <w:rsid w:val="00EA4591"/>
    <w:rsid w:val="00EA617F"/>
    <w:rsid w:val="00EA7633"/>
    <w:rsid w:val="00EB207F"/>
    <w:rsid w:val="00EB3B6E"/>
    <w:rsid w:val="00EB7767"/>
    <w:rsid w:val="00EC0A1E"/>
    <w:rsid w:val="00EC1E9D"/>
    <w:rsid w:val="00EC3AD6"/>
    <w:rsid w:val="00ED0282"/>
    <w:rsid w:val="00EE600E"/>
    <w:rsid w:val="00EE7943"/>
    <w:rsid w:val="00EF662F"/>
    <w:rsid w:val="00F006AF"/>
    <w:rsid w:val="00F0195F"/>
    <w:rsid w:val="00F02964"/>
    <w:rsid w:val="00F039E4"/>
    <w:rsid w:val="00F072D2"/>
    <w:rsid w:val="00F168A5"/>
    <w:rsid w:val="00F302AF"/>
    <w:rsid w:val="00F33B28"/>
    <w:rsid w:val="00F64722"/>
    <w:rsid w:val="00F709AD"/>
    <w:rsid w:val="00F838DD"/>
    <w:rsid w:val="00F83E68"/>
    <w:rsid w:val="00F96900"/>
    <w:rsid w:val="00FC2C86"/>
    <w:rsid w:val="00FD41F6"/>
    <w:rsid w:val="00FE699B"/>
    <w:rsid w:val="00FF013C"/>
    <w:rsid w:val="00FF2486"/>
    <w:rsid w:val="00FF3CD8"/>
    <w:rsid w:val="011259A6"/>
    <w:rsid w:val="02E33BDD"/>
    <w:rsid w:val="055299BF"/>
    <w:rsid w:val="0680AB2D"/>
    <w:rsid w:val="07549732"/>
    <w:rsid w:val="083DB692"/>
    <w:rsid w:val="09FC120A"/>
    <w:rsid w:val="0AABEEDE"/>
    <w:rsid w:val="0D5D8933"/>
    <w:rsid w:val="0D95AB9E"/>
    <w:rsid w:val="0E853A01"/>
    <w:rsid w:val="0FAD9385"/>
    <w:rsid w:val="0FC862A0"/>
    <w:rsid w:val="13B194D9"/>
    <w:rsid w:val="1455C443"/>
    <w:rsid w:val="17F951B6"/>
    <w:rsid w:val="19E628E2"/>
    <w:rsid w:val="1A454939"/>
    <w:rsid w:val="1B5734DF"/>
    <w:rsid w:val="1D4FBBBF"/>
    <w:rsid w:val="2107F912"/>
    <w:rsid w:val="2734AF9C"/>
    <w:rsid w:val="27CA0D82"/>
    <w:rsid w:val="2BAC646F"/>
    <w:rsid w:val="2C9D4061"/>
    <w:rsid w:val="2F0923B6"/>
    <w:rsid w:val="317C4704"/>
    <w:rsid w:val="34315D99"/>
    <w:rsid w:val="350EEEED"/>
    <w:rsid w:val="3682A6A7"/>
    <w:rsid w:val="38B119C0"/>
    <w:rsid w:val="3A1D672A"/>
    <w:rsid w:val="3C28C4DA"/>
    <w:rsid w:val="3C58EA85"/>
    <w:rsid w:val="41E99FFC"/>
    <w:rsid w:val="4434E0F9"/>
    <w:rsid w:val="444F857F"/>
    <w:rsid w:val="44C9EAA0"/>
    <w:rsid w:val="457D371B"/>
    <w:rsid w:val="475DF77D"/>
    <w:rsid w:val="493D8971"/>
    <w:rsid w:val="49678BC2"/>
    <w:rsid w:val="4DA77C9C"/>
    <w:rsid w:val="4F78A3DD"/>
    <w:rsid w:val="505B1BED"/>
    <w:rsid w:val="50D9A001"/>
    <w:rsid w:val="51A7C6DE"/>
    <w:rsid w:val="52E2DFC2"/>
    <w:rsid w:val="5383487B"/>
    <w:rsid w:val="545B7234"/>
    <w:rsid w:val="549D2E9A"/>
    <w:rsid w:val="55F14A23"/>
    <w:rsid w:val="5692027E"/>
    <w:rsid w:val="56AF7720"/>
    <w:rsid w:val="577E51A1"/>
    <w:rsid w:val="598D2397"/>
    <w:rsid w:val="59D02687"/>
    <w:rsid w:val="5CCDCA0D"/>
    <w:rsid w:val="66ADC540"/>
    <w:rsid w:val="67639781"/>
    <w:rsid w:val="6805DA96"/>
    <w:rsid w:val="694491FC"/>
    <w:rsid w:val="6AADD719"/>
    <w:rsid w:val="6BBFFDEE"/>
    <w:rsid w:val="6D3C11F6"/>
    <w:rsid w:val="6D3F403D"/>
    <w:rsid w:val="6ED19455"/>
    <w:rsid w:val="705F8800"/>
    <w:rsid w:val="725DD4D1"/>
    <w:rsid w:val="73360E25"/>
    <w:rsid w:val="73A4D6CF"/>
    <w:rsid w:val="75546150"/>
    <w:rsid w:val="756A54F1"/>
    <w:rsid w:val="75EE1764"/>
    <w:rsid w:val="762059CF"/>
    <w:rsid w:val="7825CC98"/>
    <w:rsid w:val="78C8C363"/>
    <w:rsid w:val="79445FA3"/>
    <w:rsid w:val="7A26A53B"/>
    <w:rsid w:val="7AC14A43"/>
    <w:rsid w:val="7B661CB8"/>
    <w:rsid w:val="7CBF745B"/>
    <w:rsid w:val="7FCA809D"/>
    <w:rsid w:val="7FF5B7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F29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952"/>
    <w:rPr>
      <w:lang w:val="en-AU"/>
    </w:rPr>
  </w:style>
  <w:style w:type="paragraph" w:styleId="Heading1">
    <w:name w:val="heading 1"/>
    <w:basedOn w:val="Normal"/>
    <w:next w:val="Normal"/>
    <w:link w:val="Heading1Char"/>
    <w:qFormat/>
    <w:rsid w:val="005535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4E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6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A7952"/>
  </w:style>
  <w:style w:type="character" w:customStyle="1" w:styleId="eop">
    <w:name w:val="eop"/>
    <w:basedOn w:val="DefaultParagraphFont"/>
    <w:rsid w:val="000A7952"/>
  </w:style>
  <w:style w:type="character" w:styleId="Hyperlink">
    <w:name w:val="Hyperlink"/>
    <w:basedOn w:val="DefaultParagraphFont"/>
    <w:uiPriority w:val="99"/>
    <w:unhideWhenUsed/>
    <w:rsid w:val="000A7952"/>
    <w:rPr>
      <w:color w:val="0563C1" w:themeColor="hyperlink"/>
      <w:u w:val="single"/>
    </w:rPr>
  </w:style>
  <w:style w:type="character" w:styleId="UnresolvedMention">
    <w:name w:val="Unresolved Mention"/>
    <w:basedOn w:val="DefaultParagraphFont"/>
    <w:uiPriority w:val="99"/>
    <w:semiHidden/>
    <w:unhideWhenUsed/>
    <w:rsid w:val="000A7952"/>
    <w:rPr>
      <w:color w:val="605E5C"/>
      <w:shd w:val="clear" w:color="auto" w:fill="E1DFDD"/>
    </w:rPr>
  </w:style>
  <w:style w:type="character" w:customStyle="1" w:styleId="Heading1Char">
    <w:name w:val="Heading 1 Char"/>
    <w:basedOn w:val="DefaultParagraphFont"/>
    <w:link w:val="Heading1"/>
    <w:uiPriority w:val="9"/>
    <w:rsid w:val="00553527"/>
    <w:rPr>
      <w:rFonts w:asciiTheme="majorHAnsi" w:eastAsiaTheme="majorEastAsia" w:hAnsiTheme="majorHAnsi" w:cstheme="majorBidi"/>
      <w:color w:val="2F5496" w:themeColor="accent1" w:themeShade="BF"/>
      <w:sz w:val="32"/>
      <w:szCs w:val="32"/>
      <w:lang w:val="en-AU"/>
    </w:rPr>
  </w:style>
  <w:style w:type="paragraph" w:styleId="Caption">
    <w:name w:val="caption"/>
    <w:basedOn w:val="Normal"/>
    <w:next w:val="Normal"/>
    <w:uiPriority w:val="35"/>
    <w:unhideWhenUsed/>
    <w:qFormat/>
    <w:rsid w:val="00144ED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44EDB"/>
    <w:rPr>
      <w:rFonts w:asciiTheme="majorHAnsi" w:eastAsiaTheme="majorEastAsia" w:hAnsiTheme="majorHAnsi" w:cstheme="majorBidi"/>
      <w:color w:val="2F5496" w:themeColor="accent1" w:themeShade="BF"/>
      <w:sz w:val="26"/>
      <w:szCs w:val="26"/>
      <w:lang w:val="en-AU"/>
    </w:rPr>
  </w:style>
  <w:style w:type="paragraph" w:styleId="Header">
    <w:name w:val="header"/>
    <w:basedOn w:val="Normal"/>
    <w:link w:val="HeaderChar"/>
    <w:uiPriority w:val="99"/>
    <w:unhideWhenUsed/>
    <w:rsid w:val="00BA2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A16"/>
    <w:rPr>
      <w:lang w:val="en-AU"/>
    </w:rPr>
  </w:style>
  <w:style w:type="paragraph" w:styleId="Footer">
    <w:name w:val="footer"/>
    <w:basedOn w:val="Normal"/>
    <w:link w:val="FooterChar"/>
    <w:uiPriority w:val="99"/>
    <w:unhideWhenUsed/>
    <w:rsid w:val="00BA2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A16"/>
    <w:rPr>
      <w:lang w:val="en-AU"/>
    </w:rPr>
  </w:style>
  <w:style w:type="paragraph" w:styleId="TOCHeading">
    <w:name w:val="TOC Heading"/>
    <w:basedOn w:val="Heading1"/>
    <w:next w:val="Normal"/>
    <w:uiPriority w:val="39"/>
    <w:unhideWhenUsed/>
    <w:qFormat/>
    <w:rsid w:val="0016193C"/>
    <w:pPr>
      <w:outlineLvl w:val="9"/>
    </w:pPr>
    <w:rPr>
      <w:kern w:val="0"/>
      <w:lang w:val="en-US"/>
      <w14:ligatures w14:val="none"/>
    </w:rPr>
  </w:style>
  <w:style w:type="paragraph" w:styleId="TOC1">
    <w:name w:val="toc 1"/>
    <w:basedOn w:val="Normal"/>
    <w:next w:val="Normal"/>
    <w:autoRedefine/>
    <w:uiPriority w:val="39"/>
    <w:unhideWhenUsed/>
    <w:rsid w:val="0016193C"/>
    <w:pPr>
      <w:spacing w:after="100"/>
    </w:pPr>
  </w:style>
  <w:style w:type="paragraph" w:styleId="TOC2">
    <w:name w:val="toc 2"/>
    <w:basedOn w:val="Normal"/>
    <w:next w:val="Normal"/>
    <w:autoRedefine/>
    <w:uiPriority w:val="39"/>
    <w:unhideWhenUsed/>
    <w:rsid w:val="0016193C"/>
    <w:pPr>
      <w:spacing w:after="100"/>
      <w:ind w:left="220"/>
    </w:pPr>
  </w:style>
  <w:style w:type="character" w:customStyle="1" w:styleId="Heading3Char">
    <w:name w:val="Heading 3 Char"/>
    <w:basedOn w:val="DefaultParagraphFont"/>
    <w:link w:val="Heading3"/>
    <w:uiPriority w:val="9"/>
    <w:rsid w:val="004C6E72"/>
    <w:rPr>
      <w:rFonts w:asciiTheme="majorHAnsi" w:eastAsiaTheme="majorEastAsia" w:hAnsiTheme="majorHAnsi" w:cstheme="majorBidi"/>
      <w:color w:val="1F3763" w:themeColor="accent1" w:themeShade="7F"/>
      <w:sz w:val="24"/>
      <w:szCs w:val="24"/>
      <w:lang w:val="en-AU"/>
    </w:rPr>
  </w:style>
  <w:style w:type="paragraph" w:styleId="TOC3">
    <w:name w:val="toc 3"/>
    <w:basedOn w:val="Normal"/>
    <w:next w:val="Normal"/>
    <w:autoRedefine/>
    <w:uiPriority w:val="39"/>
    <w:unhideWhenUsed/>
    <w:rsid w:val="008D29C2"/>
    <w:pPr>
      <w:spacing w:after="100"/>
      <w:ind w:left="440"/>
    </w:pPr>
  </w:style>
  <w:style w:type="paragraph" w:styleId="TableofFigures">
    <w:name w:val="table of figures"/>
    <w:basedOn w:val="Normal"/>
    <w:next w:val="Normal"/>
    <w:uiPriority w:val="99"/>
    <w:unhideWhenUsed/>
    <w:rsid w:val="008D29C2"/>
    <w:pPr>
      <w:spacing w:after="0"/>
    </w:pPr>
  </w:style>
  <w:style w:type="paragraph" w:styleId="NormalWeb">
    <w:name w:val="Normal (Web)"/>
    <w:basedOn w:val="Normal"/>
    <w:uiPriority w:val="99"/>
    <w:unhideWhenUsed/>
    <w:rsid w:val="003D782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382512">
      <w:bodyDiv w:val="1"/>
      <w:marLeft w:val="0"/>
      <w:marRight w:val="0"/>
      <w:marTop w:val="0"/>
      <w:marBottom w:val="0"/>
      <w:divBdr>
        <w:top w:val="none" w:sz="0" w:space="0" w:color="auto"/>
        <w:left w:val="none" w:sz="0" w:space="0" w:color="auto"/>
        <w:bottom w:val="none" w:sz="0" w:space="0" w:color="auto"/>
        <w:right w:val="none" w:sz="0" w:space="0" w:color="auto"/>
      </w:divBdr>
    </w:div>
    <w:div w:id="193008298">
      <w:bodyDiv w:val="1"/>
      <w:marLeft w:val="0"/>
      <w:marRight w:val="0"/>
      <w:marTop w:val="0"/>
      <w:marBottom w:val="0"/>
      <w:divBdr>
        <w:top w:val="none" w:sz="0" w:space="0" w:color="auto"/>
        <w:left w:val="none" w:sz="0" w:space="0" w:color="auto"/>
        <w:bottom w:val="none" w:sz="0" w:space="0" w:color="auto"/>
        <w:right w:val="none" w:sz="0" w:space="0" w:color="auto"/>
      </w:divBdr>
      <w:divsChild>
        <w:div w:id="1367103504">
          <w:marLeft w:val="0"/>
          <w:marRight w:val="0"/>
          <w:marTop w:val="0"/>
          <w:marBottom w:val="0"/>
          <w:divBdr>
            <w:top w:val="single" w:sz="2" w:space="0" w:color="D9D9E3"/>
            <w:left w:val="single" w:sz="2" w:space="0" w:color="D9D9E3"/>
            <w:bottom w:val="single" w:sz="2" w:space="0" w:color="D9D9E3"/>
            <w:right w:val="single" w:sz="2" w:space="0" w:color="D9D9E3"/>
          </w:divBdr>
          <w:divsChild>
            <w:div w:id="1578516630">
              <w:marLeft w:val="0"/>
              <w:marRight w:val="0"/>
              <w:marTop w:val="0"/>
              <w:marBottom w:val="0"/>
              <w:divBdr>
                <w:top w:val="single" w:sz="2" w:space="0" w:color="D9D9E3"/>
                <w:left w:val="single" w:sz="2" w:space="0" w:color="D9D9E3"/>
                <w:bottom w:val="single" w:sz="2" w:space="0" w:color="D9D9E3"/>
                <w:right w:val="single" w:sz="2" w:space="0" w:color="D9D9E3"/>
              </w:divBdr>
              <w:divsChild>
                <w:div w:id="307319336">
                  <w:marLeft w:val="0"/>
                  <w:marRight w:val="0"/>
                  <w:marTop w:val="0"/>
                  <w:marBottom w:val="0"/>
                  <w:divBdr>
                    <w:top w:val="single" w:sz="2" w:space="0" w:color="D9D9E3"/>
                    <w:left w:val="single" w:sz="2" w:space="0" w:color="D9D9E3"/>
                    <w:bottom w:val="single" w:sz="2" w:space="0" w:color="D9D9E3"/>
                    <w:right w:val="single" w:sz="2" w:space="0" w:color="D9D9E3"/>
                  </w:divBdr>
                  <w:divsChild>
                    <w:div w:id="1134786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130664">
                          <w:marLeft w:val="0"/>
                          <w:marRight w:val="0"/>
                          <w:marTop w:val="0"/>
                          <w:marBottom w:val="0"/>
                          <w:divBdr>
                            <w:top w:val="single" w:sz="2" w:space="0" w:color="D9D9E3"/>
                            <w:left w:val="single" w:sz="2" w:space="0" w:color="D9D9E3"/>
                            <w:bottom w:val="single" w:sz="2" w:space="0" w:color="D9D9E3"/>
                            <w:right w:val="single" w:sz="2" w:space="0" w:color="D9D9E3"/>
                          </w:divBdr>
                          <w:divsChild>
                            <w:div w:id="1812095045">
                              <w:marLeft w:val="0"/>
                              <w:marRight w:val="0"/>
                              <w:marTop w:val="0"/>
                              <w:marBottom w:val="0"/>
                              <w:divBdr>
                                <w:top w:val="single" w:sz="2" w:space="0" w:color="D9D9E3"/>
                                <w:left w:val="single" w:sz="2" w:space="0" w:color="D9D9E3"/>
                                <w:bottom w:val="single" w:sz="2" w:space="0" w:color="D9D9E3"/>
                                <w:right w:val="single" w:sz="2" w:space="0" w:color="D9D9E3"/>
                              </w:divBdr>
                              <w:divsChild>
                                <w:div w:id="669793797">
                                  <w:marLeft w:val="0"/>
                                  <w:marRight w:val="0"/>
                                  <w:marTop w:val="0"/>
                                  <w:marBottom w:val="0"/>
                                  <w:divBdr>
                                    <w:top w:val="single" w:sz="2" w:space="0" w:color="D9D9E3"/>
                                    <w:left w:val="single" w:sz="2" w:space="0" w:color="D9D9E3"/>
                                    <w:bottom w:val="single" w:sz="2" w:space="0" w:color="D9D9E3"/>
                                    <w:right w:val="single" w:sz="2" w:space="0" w:color="D9D9E3"/>
                                  </w:divBdr>
                                  <w:divsChild>
                                    <w:div w:id="1467967499">
                                      <w:marLeft w:val="0"/>
                                      <w:marRight w:val="0"/>
                                      <w:marTop w:val="0"/>
                                      <w:marBottom w:val="0"/>
                                      <w:divBdr>
                                        <w:top w:val="single" w:sz="2" w:space="0" w:color="D9D9E3"/>
                                        <w:left w:val="single" w:sz="2" w:space="0" w:color="D9D9E3"/>
                                        <w:bottom w:val="single" w:sz="2" w:space="0" w:color="D9D9E3"/>
                                        <w:right w:val="single" w:sz="2" w:space="0" w:color="D9D9E3"/>
                                      </w:divBdr>
                                      <w:divsChild>
                                        <w:div w:id="1539658493">
                                          <w:marLeft w:val="0"/>
                                          <w:marRight w:val="0"/>
                                          <w:marTop w:val="0"/>
                                          <w:marBottom w:val="0"/>
                                          <w:divBdr>
                                            <w:top w:val="single" w:sz="2" w:space="0" w:color="D9D9E3"/>
                                            <w:left w:val="single" w:sz="2" w:space="0" w:color="D9D9E3"/>
                                            <w:bottom w:val="single" w:sz="2" w:space="0" w:color="D9D9E3"/>
                                            <w:right w:val="single" w:sz="2" w:space="0" w:color="D9D9E3"/>
                                          </w:divBdr>
                                          <w:divsChild>
                                            <w:div w:id="263148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2639369">
      <w:bodyDiv w:val="1"/>
      <w:marLeft w:val="0"/>
      <w:marRight w:val="0"/>
      <w:marTop w:val="0"/>
      <w:marBottom w:val="0"/>
      <w:divBdr>
        <w:top w:val="none" w:sz="0" w:space="0" w:color="auto"/>
        <w:left w:val="none" w:sz="0" w:space="0" w:color="auto"/>
        <w:bottom w:val="none" w:sz="0" w:space="0" w:color="auto"/>
        <w:right w:val="none" w:sz="0" w:space="0" w:color="auto"/>
      </w:divBdr>
    </w:div>
    <w:div w:id="814685205">
      <w:bodyDiv w:val="1"/>
      <w:marLeft w:val="0"/>
      <w:marRight w:val="0"/>
      <w:marTop w:val="0"/>
      <w:marBottom w:val="0"/>
      <w:divBdr>
        <w:top w:val="none" w:sz="0" w:space="0" w:color="auto"/>
        <w:left w:val="none" w:sz="0" w:space="0" w:color="auto"/>
        <w:bottom w:val="none" w:sz="0" w:space="0" w:color="auto"/>
        <w:right w:val="none" w:sz="0" w:space="0" w:color="auto"/>
      </w:divBdr>
    </w:div>
    <w:div w:id="835147336">
      <w:bodyDiv w:val="1"/>
      <w:marLeft w:val="0"/>
      <w:marRight w:val="0"/>
      <w:marTop w:val="0"/>
      <w:marBottom w:val="0"/>
      <w:divBdr>
        <w:top w:val="none" w:sz="0" w:space="0" w:color="auto"/>
        <w:left w:val="none" w:sz="0" w:space="0" w:color="auto"/>
        <w:bottom w:val="none" w:sz="0" w:space="0" w:color="auto"/>
        <w:right w:val="none" w:sz="0" w:space="0" w:color="auto"/>
      </w:divBdr>
      <w:divsChild>
        <w:div w:id="237399227">
          <w:marLeft w:val="0"/>
          <w:marRight w:val="0"/>
          <w:marTop w:val="0"/>
          <w:marBottom w:val="0"/>
          <w:divBdr>
            <w:top w:val="single" w:sz="2" w:space="0" w:color="D9D9E3"/>
            <w:left w:val="single" w:sz="2" w:space="0" w:color="D9D9E3"/>
            <w:bottom w:val="single" w:sz="2" w:space="0" w:color="D9D9E3"/>
            <w:right w:val="single" w:sz="2" w:space="0" w:color="D9D9E3"/>
          </w:divBdr>
          <w:divsChild>
            <w:div w:id="1152335059">
              <w:marLeft w:val="0"/>
              <w:marRight w:val="0"/>
              <w:marTop w:val="0"/>
              <w:marBottom w:val="0"/>
              <w:divBdr>
                <w:top w:val="single" w:sz="2" w:space="0" w:color="D9D9E3"/>
                <w:left w:val="single" w:sz="2" w:space="0" w:color="D9D9E3"/>
                <w:bottom w:val="single" w:sz="2" w:space="0" w:color="D9D9E3"/>
                <w:right w:val="single" w:sz="2" w:space="0" w:color="D9D9E3"/>
              </w:divBdr>
              <w:divsChild>
                <w:div w:id="146628106">
                  <w:marLeft w:val="0"/>
                  <w:marRight w:val="0"/>
                  <w:marTop w:val="0"/>
                  <w:marBottom w:val="0"/>
                  <w:divBdr>
                    <w:top w:val="single" w:sz="2" w:space="0" w:color="D9D9E3"/>
                    <w:left w:val="single" w:sz="2" w:space="0" w:color="D9D9E3"/>
                    <w:bottom w:val="single" w:sz="2" w:space="0" w:color="D9D9E3"/>
                    <w:right w:val="single" w:sz="2" w:space="0" w:color="D9D9E3"/>
                  </w:divBdr>
                  <w:divsChild>
                    <w:div w:id="1092360304">
                      <w:marLeft w:val="0"/>
                      <w:marRight w:val="0"/>
                      <w:marTop w:val="100"/>
                      <w:marBottom w:val="100"/>
                      <w:divBdr>
                        <w:top w:val="single" w:sz="2" w:space="0" w:color="D9D9E3"/>
                        <w:left w:val="single" w:sz="2" w:space="0" w:color="D9D9E3"/>
                        <w:bottom w:val="single" w:sz="2" w:space="0" w:color="D9D9E3"/>
                        <w:right w:val="single" w:sz="2" w:space="0" w:color="D9D9E3"/>
                      </w:divBdr>
                      <w:divsChild>
                        <w:div w:id="736587031">
                          <w:marLeft w:val="0"/>
                          <w:marRight w:val="0"/>
                          <w:marTop w:val="0"/>
                          <w:marBottom w:val="0"/>
                          <w:divBdr>
                            <w:top w:val="single" w:sz="2" w:space="0" w:color="D9D9E3"/>
                            <w:left w:val="single" w:sz="2" w:space="0" w:color="D9D9E3"/>
                            <w:bottom w:val="single" w:sz="2" w:space="0" w:color="D9D9E3"/>
                            <w:right w:val="single" w:sz="2" w:space="0" w:color="D9D9E3"/>
                          </w:divBdr>
                          <w:divsChild>
                            <w:div w:id="76562397">
                              <w:marLeft w:val="0"/>
                              <w:marRight w:val="0"/>
                              <w:marTop w:val="0"/>
                              <w:marBottom w:val="0"/>
                              <w:divBdr>
                                <w:top w:val="single" w:sz="2" w:space="0" w:color="D9D9E3"/>
                                <w:left w:val="single" w:sz="2" w:space="0" w:color="D9D9E3"/>
                                <w:bottom w:val="single" w:sz="2" w:space="0" w:color="D9D9E3"/>
                                <w:right w:val="single" w:sz="2" w:space="0" w:color="D9D9E3"/>
                              </w:divBdr>
                              <w:divsChild>
                                <w:div w:id="7831447">
                                  <w:marLeft w:val="0"/>
                                  <w:marRight w:val="0"/>
                                  <w:marTop w:val="0"/>
                                  <w:marBottom w:val="0"/>
                                  <w:divBdr>
                                    <w:top w:val="single" w:sz="2" w:space="0" w:color="D9D9E3"/>
                                    <w:left w:val="single" w:sz="2" w:space="0" w:color="D9D9E3"/>
                                    <w:bottom w:val="single" w:sz="2" w:space="0" w:color="D9D9E3"/>
                                    <w:right w:val="single" w:sz="2" w:space="0" w:color="D9D9E3"/>
                                  </w:divBdr>
                                  <w:divsChild>
                                    <w:div w:id="841434797">
                                      <w:marLeft w:val="0"/>
                                      <w:marRight w:val="0"/>
                                      <w:marTop w:val="0"/>
                                      <w:marBottom w:val="0"/>
                                      <w:divBdr>
                                        <w:top w:val="single" w:sz="2" w:space="0" w:color="D9D9E3"/>
                                        <w:left w:val="single" w:sz="2" w:space="0" w:color="D9D9E3"/>
                                        <w:bottom w:val="single" w:sz="2" w:space="0" w:color="D9D9E3"/>
                                        <w:right w:val="single" w:sz="2" w:space="0" w:color="D9D9E3"/>
                                      </w:divBdr>
                                      <w:divsChild>
                                        <w:div w:id="615453922">
                                          <w:marLeft w:val="0"/>
                                          <w:marRight w:val="0"/>
                                          <w:marTop w:val="0"/>
                                          <w:marBottom w:val="0"/>
                                          <w:divBdr>
                                            <w:top w:val="single" w:sz="2" w:space="0" w:color="D9D9E3"/>
                                            <w:left w:val="single" w:sz="2" w:space="0" w:color="D9D9E3"/>
                                            <w:bottom w:val="single" w:sz="2" w:space="0" w:color="D9D9E3"/>
                                            <w:right w:val="single" w:sz="2" w:space="0" w:color="D9D9E3"/>
                                          </w:divBdr>
                                          <w:divsChild>
                                            <w:div w:id="9714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45440605">
      <w:bodyDiv w:val="1"/>
      <w:marLeft w:val="0"/>
      <w:marRight w:val="0"/>
      <w:marTop w:val="0"/>
      <w:marBottom w:val="0"/>
      <w:divBdr>
        <w:top w:val="none" w:sz="0" w:space="0" w:color="auto"/>
        <w:left w:val="none" w:sz="0" w:space="0" w:color="auto"/>
        <w:bottom w:val="none" w:sz="0" w:space="0" w:color="auto"/>
        <w:right w:val="none" w:sz="0" w:space="0" w:color="auto"/>
      </w:divBdr>
    </w:div>
    <w:div w:id="884754335">
      <w:bodyDiv w:val="1"/>
      <w:marLeft w:val="0"/>
      <w:marRight w:val="0"/>
      <w:marTop w:val="0"/>
      <w:marBottom w:val="0"/>
      <w:divBdr>
        <w:top w:val="none" w:sz="0" w:space="0" w:color="auto"/>
        <w:left w:val="none" w:sz="0" w:space="0" w:color="auto"/>
        <w:bottom w:val="none" w:sz="0" w:space="0" w:color="auto"/>
        <w:right w:val="none" w:sz="0" w:space="0" w:color="auto"/>
      </w:divBdr>
      <w:divsChild>
        <w:div w:id="1902668314">
          <w:marLeft w:val="0"/>
          <w:marRight w:val="0"/>
          <w:marTop w:val="0"/>
          <w:marBottom w:val="0"/>
          <w:divBdr>
            <w:top w:val="single" w:sz="2" w:space="0" w:color="D9D9E3"/>
            <w:left w:val="single" w:sz="2" w:space="0" w:color="D9D9E3"/>
            <w:bottom w:val="single" w:sz="2" w:space="0" w:color="D9D9E3"/>
            <w:right w:val="single" w:sz="2" w:space="0" w:color="D9D9E3"/>
          </w:divBdr>
          <w:divsChild>
            <w:div w:id="1109550076">
              <w:marLeft w:val="0"/>
              <w:marRight w:val="0"/>
              <w:marTop w:val="0"/>
              <w:marBottom w:val="0"/>
              <w:divBdr>
                <w:top w:val="single" w:sz="2" w:space="0" w:color="D9D9E3"/>
                <w:left w:val="single" w:sz="2" w:space="0" w:color="D9D9E3"/>
                <w:bottom w:val="single" w:sz="2" w:space="0" w:color="D9D9E3"/>
                <w:right w:val="single" w:sz="2" w:space="0" w:color="D9D9E3"/>
              </w:divBdr>
              <w:divsChild>
                <w:div w:id="1680541568">
                  <w:marLeft w:val="0"/>
                  <w:marRight w:val="0"/>
                  <w:marTop w:val="0"/>
                  <w:marBottom w:val="0"/>
                  <w:divBdr>
                    <w:top w:val="single" w:sz="2" w:space="0" w:color="D9D9E3"/>
                    <w:left w:val="single" w:sz="2" w:space="0" w:color="D9D9E3"/>
                    <w:bottom w:val="single" w:sz="2" w:space="0" w:color="D9D9E3"/>
                    <w:right w:val="single" w:sz="2" w:space="0" w:color="D9D9E3"/>
                  </w:divBdr>
                  <w:divsChild>
                    <w:div w:id="19490459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144881">
                          <w:marLeft w:val="0"/>
                          <w:marRight w:val="0"/>
                          <w:marTop w:val="0"/>
                          <w:marBottom w:val="0"/>
                          <w:divBdr>
                            <w:top w:val="single" w:sz="2" w:space="0" w:color="D9D9E3"/>
                            <w:left w:val="single" w:sz="2" w:space="0" w:color="D9D9E3"/>
                            <w:bottom w:val="single" w:sz="2" w:space="0" w:color="D9D9E3"/>
                            <w:right w:val="single" w:sz="2" w:space="0" w:color="D9D9E3"/>
                          </w:divBdr>
                          <w:divsChild>
                            <w:div w:id="125199450">
                              <w:marLeft w:val="0"/>
                              <w:marRight w:val="0"/>
                              <w:marTop w:val="0"/>
                              <w:marBottom w:val="0"/>
                              <w:divBdr>
                                <w:top w:val="single" w:sz="2" w:space="0" w:color="D9D9E3"/>
                                <w:left w:val="single" w:sz="2" w:space="0" w:color="D9D9E3"/>
                                <w:bottom w:val="single" w:sz="2" w:space="0" w:color="D9D9E3"/>
                                <w:right w:val="single" w:sz="2" w:space="0" w:color="D9D9E3"/>
                              </w:divBdr>
                              <w:divsChild>
                                <w:div w:id="1150319248">
                                  <w:marLeft w:val="0"/>
                                  <w:marRight w:val="0"/>
                                  <w:marTop w:val="0"/>
                                  <w:marBottom w:val="0"/>
                                  <w:divBdr>
                                    <w:top w:val="single" w:sz="2" w:space="0" w:color="D9D9E3"/>
                                    <w:left w:val="single" w:sz="2" w:space="0" w:color="D9D9E3"/>
                                    <w:bottom w:val="single" w:sz="2" w:space="0" w:color="D9D9E3"/>
                                    <w:right w:val="single" w:sz="2" w:space="0" w:color="D9D9E3"/>
                                  </w:divBdr>
                                  <w:divsChild>
                                    <w:div w:id="574826801">
                                      <w:marLeft w:val="0"/>
                                      <w:marRight w:val="0"/>
                                      <w:marTop w:val="0"/>
                                      <w:marBottom w:val="0"/>
                                      <w:divBdr>
                                        <w:top w:val="single" w:sz="2" w:space="0" w:color="D9D9E3"/>
                                        <w:left w:val="single" w:sz="2" w:space="0" w:color="D9D9E3"/>
                                        <w:bottom w:val="single" w:sz="2" w:space="0" w:color="D9D9E3"/>
                                        <w:right w:val="single" w:sz="2" w:space="0" w:color="D9D9E3"/>
                                      </w:divBdr>
                                      <w:divsChild>
                                        <w:div w:id="526021067">
                                          <w:marLeft w:val="0"/>
                                          <w:marRight w:val="0"/>
                                          <w:marTop w:val="0"/>
                                          <w:marBottom w:val="0"/>
                                          <w:divBdr>
                                            <w:top w:val="single" w:sz="2" w:space="0" w:color="D9D9E3"/>
                                            <w:left w:val="single" w:sz="2" w:space="0" w:color="D9D9E3"/>
                                            <w:bottom w:val="single" w:sz="2" w:space="0" w:color="D9D9E3"/>
                                            <w:right w:val="single" w:sz="2" w:space="0" w:color="D9D9E3"/>
                                          </w:divBdr>
                                          <w:divsChild>
                                            <w:div w:id="1414888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95968648">
      <w:bodyDiv w:val="1"/>
      <w:marLeft w:val="0"/>
      <w:marRight w:val="0"/>
      <w:marTop w:val="0"/>
      <w:marBottom w:val="0"/>
      <w:divBdr>
        <w:top w:val="none" w:sz="0" w:space="0" w:color="auto"/>
        <w:left w:val="none" w:sz="0" w:space="0" w:color="auto"/>
        <w:bottom w:val="none" w:sz="0" w:space="0" w:color="auto"/>
        <w:right w:val="none" w:sz="0" w:space="0" w:color="auto"/>
      </w:divBdr>
      <w:divsChild>
        <w:div w:id="1046488348">
          <w:marLeft w:val="-720"/>
          <w:marRight w:val="0"/>
          <w:marTop w:val="0"/>
          <w:marBottom w:val="0"/>
          <w:divBdr>
            <w:top w:val="none" w:sz="0" w:space="0" w:color="auto"/>
            <w:left w:val="none" w:sz="0" w:space="0" w:color="auto"/>
            <w:bottom w:val="none" w:sz="0" w:space="0" w:color="auto"/>
            <w:right w:val="none" w:sz="0" w:space="0" w:color="auto"/>
          </w:divBdr>
        </w:div>
      </w:divsChild>
    </w:div>
    <w:div w:id="1065106384">
      <w:bodyDiv w:val="1"/>
      <w:marLeft w:val="0"/>
      <w:marRight w:val="0"/>
      <w:marTop w:val="0"/>
      <w:marBottom w:val="0"/>
      <w:divBdr>
        <w:top w:val="none" w:sz="0" w:space="0" w:color="auto"/>
        <w:left w:val="none" w:sz="0" w:space="0" w:color="auto"/>
        <w:bottom w:val="none" w:sz="0" w:space="0" w:color="auto"/>
        <w:right w:val="none" w:sz="0" w:space="0" w:color="auto"/>
      </w:divBdr>
      <w:divsChild>
        <w:div w:id="1012538188">
          <w:marLeft w:val="0"/>
          <w:marRight w:val="0"/>
          <w:marTop w:val="0"/>
          <w:marBottom w:val="0"/>
          <w:divBdr>
            <w:top w:val="single" w:sz="2" w:space="0" w:color="D9D9E3"/>
            <w:left w:val="single" w:sz="2" w:space="0" w:color="D9D9E3"/>
            <w:bottom w:val="single" w:sz="2" w:space="0" w:color="D9D9E3"/>
            <w:right w:val="single" w:sz="2" w:space="0" w:color="D9D9E3"/>
          </w:divBdr>
          <w:divsChild>
            <w:div w:id="1339769008">
              <w:marLeft w:val="0"/>
              <w:marRight w:val="0"/>
              <w:marTop w:val="0"/>
              <w:marBottom w:val="0"/>
              <w:divBdr>
                <w:top w:val="single" w:sz="2" w:space="0" w:color="D9D9E3"/>
                <w:left w:val="single" w:sz="2" w:space="0" w:color="D9D9E3"/>
                <w:bottom w:val="single" w:sz="2" w:space="0" w:color="D9D9E3"/>
                <w:right w:val="single" w:sz="2" w:space="0" w:color="D9D9E3"/>
              </w:divBdr>
              <w:divsChild>
                <w:div w:id="252980746">
                  <w:marLeft w:val="0"/>
                  <w:marRight w:val="0"/>
                  <w:marTop w:val="0"/>
                  <w:marBottom w:val="0"/>
                  <w:divBdr>
                    <w:top w:val="single" w:sz="2" w:space="0" w:color="D9D9E3"/>
                    <w:left w:val="single" w:sz="2" w:space="0" w:color="D9D9E3"/>
                    <w:bottom w:val="single" w:sz="2" w:space="0" w:color="D9D9E3"/>
                    <w:right w:val="single" w:sz="2" w:space="0" w:color="D9D9E3"/>
                  </w:divBdr>
                  <w:divsChild>
                    <w:div w:id="9221092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229238">
                          <w:marLeft w:val="0"/>
                          <w:marRight w:val="0"/>
                          <w:marTop w:val="0"/>
                          <w:marBottom w:val="0"/>
                          <w:divBdr>
                            <w:top w:val="single" w:sz="2" w:space="0" w:color="D9D9E3"/>
                            <w:left w:val="single" w:sz="2" w:space="0" w:color="D9D9E3"/>
                            <w:bottom w:val="single" w:sz="2" w:space="0" w:color="D9D9E3"/>
                            <w:right w:val="single" w:sz="2" w:space="0" w:color="D9D9E3"/>
                          </w:divBdr>
                          <w:divsChild>
                            <w:div w:id="110780189">
                              <w:marLeft w:val="0"/>
                              <w:marRight w:val="0"/>
                              <w:marTop w:val="0"/>
                              <w:marBottom w:val="0"/>
                              <w:divBdr>
                                <w:top w:val="single" w:sz="2" w:space="0" w:color="D9D9E3"/>
                                <w:left w:val="single" w:sz="2" w:space="0" w:color="D9D9E3"/>
                                <w:bottom w:val="single" w:sz="2" w:space="0" w:color="D9D9E3"/>
                                <w:right w:val="single" w:sz="2" w:space="0" w:color="D9D9E3"/>
                              </w:divBdr>
                              <w:divsChild>
                                <w:div w:id="294333396">
                                  <w:marLeft w:val="0"/>
                                  <w:marRight w:val="0"/>
                                  <w:marTop w:val="0"/>
                                  <w:marBottom w:val="0"/>
                                  <w:divBdr>
                                    <w:top w:val="single" w:sz="2" w:space="0" w:color="D9D9E3"/>
                                    <w:left w:val="single" w:sz="2" w:space="0" w:color="D9D9E3"/>
                                    <w:bottom w:val="single" w:sz="2" w:space="0" w:color="D9D9E3"/>
                                    <w:right w:val="single" w:sz="2" w:space="0" w:color="D9D9E3"/>
                                  </w:divBdr>
                                  <w:divsChild>
                                    <w:div w:id="618416137">
                                      <w:marLeft w:val="0"/>
                                      <w:marRight w:val="0"/>
                                      <w:marTop w:val="0"/>
                                      <w:marBottom w:val="0"/>
                                      <w:divBdr>
                                        <w:top w:val="single" w:sz="2" w:space="0" w:color="D9D9E3"/>
                                        <w:left w:val="single" w:sz="2" w:space="0" w:color="D9D9E3"/>
                                        <w:bottom w:val="single" w:sz="2" w:space="0" w:color="D9D9E3"/>
                                        <w:right w:val="single" w:sz="2" w:space="0" w:color="D9D9E3"/>
                                      </w:divBdr>
                                      <w:divsChild>
                                        <w:div w:id="2117673163">
                                          <w:marLeft w:val="0"/>
                                          <w:marRight w:val="0"/>
                                          <w:marTop w:val="0"/>
                                          <w:marBottom w:val="0"/>
                                          <w:divBdr>
                                            <w:top w:val="single" w:sz="2" w:space="0" w:color="D9D9E3"/>
                                            <w:left w:val="single" w:sz="2" w:space="0" w:color="D9D9E3"/>
                                            <w:bottom w:val="single" w:sz="2" w:space="0" w:color="D9D9E3"/>
                                            <w:right w:val="single" w:sz="2" w:space="0" w:color="D9D9E3"/>
                                          </w:divBdr>
                                          <w:divsChild>
                                            <w:div w:id="1665432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81831778">
      <w:bodyDiv w:val="1"/>
      <w:marLeft w:val="0"/>
      <w:marRight w:val="0"/>
      <w:marTop w:val="0"/>
      <w:marBottom w:val="0"/>
      <w:divBdr>
        <w:top w:val="none" w:sz="0" w:space="0" w:color="auto"/>
        <w:left w:val="none" w:sz="0" w:space="0" w:color="auto"/>
        <w:bottom w:val="none" w:sz="0" w:space="0" w:color="auto"/>
        <w:right w:val="none" w:sz="0" w:space="0" w:color="auto"/>
      </w:divBdr>
      <w:divsChild>
        <w:div w:id="436096913">
          <w:marLeft w:val="0"/>
          <w:marRight w:val="0"/>
          <w:marTop w:val="0"/>
          <w:marBottom w:val="0"/>
          <w:divBdr>
            <w:top w:val="single" w:sz="2" w:space="0" w:color="D9D9E3"/>
            <w:left w:val="single" w:sz="2" w:space="0" w:color="D9D9E3"/>
            <w:bottom w:val="single" w:sz="2" w:space="0" w:color="D9D9E3"/>
            <w:right w:val="single" w:sz="2" w:space="0" w:color="D9D9E3"/>
          </w:divBdr>
          <w:divsChild>
            <w:div w:id="135420655">
              <w:marLeft w:val="0"/>
              <w:marRight w:val="0"/>
              <w:marTop w:val="0"/>
              <w:marBottom w:val="0"/>
              <w:divBdr>
                <w:top w:val="single" w:sz="2" w:space="0" w:color="D9D9E3"/>
                <w:left w:val="single" w:sz="2" w:space="0" w:color="D9D9E3"/>
                <w:bottom w:val="single" w:sz="2" w:space="0" w:color="D9D9E3"/>
                <w:right w:val="single" w:sz="2" w:space="0" w:color="D9D9E3"/>
              </w:divBdr>
              <w:divsChild>
                <w:div w:id="1911041191">
                  <w:marLeft w:val="0"/>
                  <w:marRight w:val="0"/>
                  <w:marTop w:val="0"/>
                  <w:marBottom w:val="0"/>
                  <w:divBdr>
                    <w:top w:val="single" w:sz="2" w:space="0" w:color="D9D9E3"/>
                    <w:left w:val="single" w:sz="2" w:space="0" w:color="D9D9E3"/>
                    <w:bottom w:val="single" w:sz="2" w:space="0" w:color="D9D9E3"/>
                    <w:right w:val="single" w:sz="2" w:space="0" w:color="D9D9E3"/>
                  </w:divBdr>
                  <w:divsChild>
                    <w:div w:id="387461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58172173">
                          <w:marLeft w:val="0"/>
                          <w:marRight w:val="0"/>
                          <w:marTop w:val="0"/>
                          <w:marBottom w:val="0"/>
                          <w:divBdr>
                            <w:top w:val="single" w:sz="2" w:space="0" w:color="D9D9E3"/>
                            <w:left w:val="single" w:sz="2" w:space="0" w:color="D9D9E3"/>
                            <w:bottom w:val="single" w:sz="2" w:space="0" w:color="D9D9E3"/>
                            <w:right w:val="single" w:sz="2" w:space="0" w:color="D9D9E3"/>
                          </w:divBdr>
                          <w:divsChild>
                            <w:div w:id="839739127">
                              <w:marLeft w:val="0"/>
                              <w:marRight w:val="0"/>
                              <w:marTop w:val="0"/>
                              <w:marBottom w:val="0"/>
                              <w:divBdr>
                                <w:top w:val="single" w:sz="2" w:space="0" w:color="D9D9E3"/>
                                <w:left w:val="single" w:sz="2" w:space="0" w:color="D9D9E3"/>
                                <w:bottom w:val="single" w:sz="2" w:space="0" w:color="D9D9E3"/>
                                <w:right w:val="single" w:sz="2" w:space="0" w:color="D9D9E3"/>
                              </w:divBdr>
                              <w:divsChild>
                                <w:div w:id="1506479983">
                                  <w:marLeft w:val="0"/>
                                  <w:marRight w:val="0"/>
                                  <w:marTop w:val="0"/>
                                  <w:marBottom w:val="0"/>
                                  <w:divBdr>
                                    <w:top w:val="single" w:sz="2" w:space="0" w:color="D9D9E3"/>
                                    <w:left w:val="single" w:sz="2" w:space="0" w:color="D9D9E3"/>
                                    <w:bottom w:val="single" w:sz="2" w:space="0" w:color="D9D9E3"/>
                                    <w:right w:val="single" w:sz="2" w:space="0" w:color="D9D9E3"/>
                                  </w:divBdr>
                                  <w:divsChild>
                                    <w:div w:id="1958562827">
                                      <w:marLeft w:val="0"/>
                                      <w:marRight w:val="0"/>
                                      <w:marTop w:val="0"/>
                                      <w:marBottom w:val="0"/>
                                      <w:divBdr>
                                        <w:top w:val="single" w:sz="2" w:space="0" w:color="D9D9E3"/>
                                        <w:left w:val="single" w:sz="2" w:space="0" w:color="D9D9E3"/>
                                        <w:bottom w:val="single" w:sz="2" w:space="0" w:color="D9D9E3"/>
                                        <w:right w:val="single" w:sz="2" w:space="0" w:color="D9D9E3"/>
                                      </w:divBdr>
                                      <w:divsChild>
                                        <w:div w:id="1899898402">
                                          <w:marLeft w:val="0"/>
                                          <w:marRight w:val="0"/>
                                          <w:marTop w:val="0"/>
                                          <w:marBottom w:val="0"/>
                                          <w:divBdr>
                                            <w:top w:val="single" w:sz="2" w:space="0" w:color="D9D9E3"/>
                                            <w:left w:val="single" w:sz="2" w:space="0" w:color="D9D9E3"/>
                                            <w:bottom w:val="single" w:sz="2" w:space="0" w:color="D9D9E3"/>
                                            <w:right w:val="single" w:sz="2" w:space="0" w:color="D9D9E3"/>
                                          </w:divBdr>
                                          <w:divsChild>
                                            <w:div w:id="161647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86343066">
      <w:bodyDiv w:val="1"/>
      <w:marLeft w:val="0"/>
      <w:marRight w:val="0"/>
      <w:marTop w:val="0"/>
      <w:marBottom w:val="0"/>
      <w:divBdr>
        <w:top w:val="none" w:sz="0" w:space="0" w:color="auto"/>
        <w:left w:val="none" w:sz="0" w:space="0" w:color="auto"/>
        <w:bottom w:val="none" w:sz="0" w:space="0" w:color="auto"/>
        <w:right w:val="none" w:sz="0" w:space="0" w:color="auto"/>
      </w:divBdr>
      <w:divsChild>
        <w:div w:id="1839880533">
          <w:marLeft w:val="0"/>
          <w:marRight w:val="0"/>
          <w:marTop w:val="0"/>
          <w:marBottom w:val="0"/>
          <w:divBdr>
            <w:top w:val="single" w:sz="2" w:space="0" w:color="D9D9E3"/>
            <w:left w:val="single" w:sz="2" w:space="0" w:color="D9D9E3"/>
            <w:bottom w:val="single" w:sz="2" w:space="0" w:color="D9D9E3"/>
            <w:right w:val="single" w:sz="2" w:space="0" w:color="D9D9E3"/>
          </w:divBdr>
          <w:divsChild>
            <w:div w:id="616257285">
              <w:marLeft w:val="0"/>
              <w:marRight w:val="0"/>
              <w:marTop w:val="0"/>
              <w:marBottom w:val="0"/>
              <w:divBdr>
                <w:top w:val="single" w:sz="2" w:space="0" w:color="D9D9E3"/>
                <w:left w:val="single" w:sz="2" w:space="0" w:color="D9D9E3"/>
                <w:bottom w:val="single" w:sz="2" w:space="0" w:color="D9D9E3"/>
                <w:right w:val="single" w:sz="2" w:space="0" w:color="D9D9E3"/>
              </w:divBdr>
              <w:divsChild>
                <w:div w:id="368653490">
                  <w:marLeft w:val="0"/>
                  <w:marRight w:val="0"/>
                  <w:marTop w:val="0"/>
                  <w:marBottom w:val="0"/>
                  <w:divBdr>
                    <w:top w:val="single" w:sz="2" w:space="0" w:color="D9D9E3"/>
                    <w:left w:val="single" w:sz="2" w:space="0" w:color="D9D9E3"/>
                    <w:bottom w:val="single" w:sz="2" w:space="0" w:color="D9D9E3"/>
                    <w:right w:val="single" w:sz="2" w:space="0" w:color="D9D9E3"/>
                  </w:divBdr>
                  <w:divsChild>
                    <w:div w:id="183861134">
                      <w:marLeft w:val="0"/>
                      <w:marRight w:val="0"/>
                      <w:marTop w:val="100"/>
                      <w:marBottom w:val="100"/>
                      <w:divBdr>
                        <w:top w:val="single" w:sz="2" w:space="0" w:color="D9D9E3"/>
                        <w:left w:val="single" w:sz="2" w:space="0" w:color="D9D9E3"/>
                        <w:bottom w:val="single" w:sz="2" w:space="0" w:color="D9D9E3"/>
                        <w:right w:val="single" w:sz="2" w:space="0" w:color="D9D9E3"/>
                      </w:divBdr>
                      <w:divsChild>
                        <w:div w:id="252473198">
                          <w:marLeft w:val="0"/>
                          <w:marRight w:val="0"/>
                          <w:marTop w:val="0"/>
                          <w:marBottom w:val="0"/>
                          <w:divBdr>
                            <w:top w:val="single" w:sz="2" w:space="0" w:color="D9D9E3"/>
                            <w:left w:val="single" w:sz="2" w:space="0" w:color="D9D9E3"/>
                            <w:bottom w:val="single" w:sz="2" w:space="0" w:color="D9D9E3"/>
                            <w:right w:val="single" w:sz="2" w:space="0" w:color="D9D9E3"/>
                          </w:divBdr>
                          <w:divsChild>
                            <w:div w:id="75831498">
                              <w:marLeft w:val="0"/>
                              <w:marRight w:val="0"/>
                              <w:marTop w:val="0"/>
                              <w:marBottom w:val="0"/>
                              <w:divBdr>
                                <w:top w:val="single" w:sz="2" w:space="0" w:color="D9D9E3"/>
                                <w:left w:val="single" w:sz="2" w:space="0" w:color="D9D9E3"/>
                                <w:bottom w:val="single" w:sz="2" w:space="0" w:color="D9D9E3"/>
                                <w:right w:val="single" w:sz="2" w:space="0" w:color="D9D9E3"/>
                              </w:divBdr>
                              <w:divsChild>
                                <w:div w:id="979728102">
                                  <w:marLeft w:val="0"/>
                                  <w:marRight w:val="0"/>
                                  <w:marTop w:val="0"/>
                                  <w:marBottom w:val="0"/>
                                  <w:divBdr>
                                    <w:top w:val="single" w:sz="2" w:space="0" w:color="D9D9E3"/>
                                    <w:left w:val="single" w:sz="2" w:space="0" w:color="D9D9E3"/>
                                    <w:bottom w:val="single" w:sz="2" w:space="0" w:color="D9D9E3"/>
                                    <w:right w:val="single" w:sz="2" w:space="0" w:color="D9D9E3"/>
                                  </w:divBdr>
                                  <w:divsChild>
                                    <w:div w:id="903102096">
                                      <w:marLeft w:val="0"/>
                                      <w:marRight w:val="0"/>
                                      <w:marTop w:val="0"/>
                                      <w:marBottom w:val="0"/>
                                      <w:divBdr>
                                        <w:top w:val="single" w:sz="2" w:space="0" w:color="D9D9E3"/>
                                        <w:left w:val="single" w:sz="2" w:space="0" w:color="D9D9E3"/>
                                        <w:bottom w:val="single" w:sz="2" w:space="0" w:color="D9D9E3"/>
                                        <w:right w:val="single" w:sz="2" w:space="0" w:color="D9D9E3"/>
                                      </w:divBdr>
                                      <w:divsChild>
                                        <w:div w:id="1400052889">
                                          <w:marLeft w:val="0"/>
                                          <w:marRight w:val="0"/>
                                          <w:marTop w:val="0"/>
                                          <w:marBottom w:val="0"/>
                                          <w:divBdr>
                                            <w:top w:val="single" w:sz="2" w:space="0" w:color="D9D9E3"/>
                                            <w:left w:val="single" w:sz="2" w:space="0" w:color="D9D9E3"/>
                                            <w:bottom w:val="single" w:sz="2" w:space="0" w:color="D9D9E3"/>
                                            <w:right w:val="single" w:sz="2" w:space="0" w:color="D9D9E3"/>
                                          </w:divBdr>
                                          <w:divsChild>
                                            <w:div w:id="2141260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11319754">
      <w:bodyDiv w:val="1"/>
      <w:marLeft w:val="0"/>
      <w:marRight w:val="0"/>
      <w:marTop w:val="0"/>
      <w:marBottom w:val="0"/>
      <w:divBdr>
        <w:top w:val="none" w:sz="0" w:space="0" w:color="auto"/>
        <w:left w:val="none" w:sz="0" w:space="0" w:color="auto"/>
        <w:bottom w:val="none" w:sz="0" w:space="0" w:color="auto"/>
        <w:right w:val="none" w:sz="0" w:space="0" w:color="auto"/>
      </w:divBdr>
      <w:divsChild>
        <w:div w:id="193422524">
          <w:marLeft w:val="0"/>
          <w:marRight w:val="0"/>
          <w:marTop w:val="0"/>
          <w:marBottom w:val="0"/>
          <w:divBdr>
            <w:top w:val="single" w:sz="2" w:space="0" w:color="D9D9E3"/>
            <w:left w:val="single" w:sz="2" w:space="0" w:color="D9D9E3"/>
            <w:bottom w:val="single" w:sz="2" w:space="0" w:color="D9D9E3"/>
            <w:right w:val="single" w:sz="2" w:space="0" w:color="D9D9E3"/>
          </w:divBdr>
          <w:divsChild>
            <w:div w:id="144320325">
              <w:marLeft w:val="0"/>
              <w:marRight w:val="0"/>
              <w:marTop w:val="0"/>
              <w:marBottom w:val="0"/>
              <w:divBdr>
                <w:top w:val="single" w:sz="2" w:space="0" w:color="D9D9E3"/>
                <w:left w:val="single" w:sz="2" w:space="0" w:color="D9D9E3"/>
                <w:bottom w:val="single" w:sz="2" w:space="0" w:color="D9D9E3"/>
                <w:right w:val="single" w:sz="2" w:space="0" w:color="D9D9E3"/>
              </w:divBdr>
              <w:divsChild>
                <w:div w:id="586579827">
                  <w:marLeft w:val="0"/>
                  <w:marRight w:val="0"/>
                  <w:marTop w:val="0"/>
                  <w:marBottom w:val="0"/>
                  <w:divBdr>
                    <w:top w:val="single" w:sz="2" w:space="0" w:color="D9D9E3"/>
                    <w:left w:val="single" w:sz="2" w:space="0" w:color="D9D9E3"/>
                    <w:bottom w:val="single" w:sz="2" w:space="0" w:color="D9D9E3"/>
                    <w:right w:val="single" w:sz="2" w:space="0" w:color="D9D9E3"/>
                  </w:divBdr>
                  <w:divsChild>
                    <w:div w:id="3397435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52837">
                          <w:marLeft w:val="0"/>
                          <w:marRight w:val="0"/>
                          <w:marTop w:val="0"/>
                          <w:marBottom w:val="0"/>
                          <w:divBdr>
                            <w:top w:val="single" w:sz="2" w:space="0" w:color="D9D9E3"/>
                            <w:left w:val="single" w:sz="2" w:space="0" w:color="D9D9E3"/>
                            <w:bottom w:val="single" w:sz="2" w:space="0" w:color="D9D9E3"/>
                            <w:right w:val="single" w:sz="2" w:space="0" w:color="D9D9E3"/>
                          </w:divBdr>
                          <w:divsChild>
                            <w:div w:id="882208524">
                              <w:marLeft w:val="0"/>
                              <w:marRight w:val="0"/>
                              <w:marTop w:val="0"/>
                              <w:marBottom w:val="0"/>
                              <w:divBdr>
                                <w:top w:val="single" w:sz="2" w:space="0" w:color="D9D9E3"/>
                                <w:left w:val="single" w:sz="2" w:space="0" w:color="D9D9E3"/>
                                <w:bottom w:val="single" w:sz="2" w:space="0" w:color="D9D9E3"/>
                                <w:right w:val="single" w:sz="2" w:space="0" w:color="D9D9E3"/>
                              </w:divBdr>
                              <w:divsChild>
                                <w:div w:id="822308232">
                                  <w:marLeft w:val="0"/>
                                  <w:marRight w:val="0"/>
                                  <w:marTop w:val="0"/>
                                  <w:marBottom w:val="0"/>
                                  <w:divBdr>
                                    <w:top w:val="single" w:sz="2" w:space="0" w:color="D9D9E3"/>
                                    <w:left w:val="single" w:sz="2" w:space="0" w:color="D9D9E3"/>
                                    <w:bottom w:val="single" w:sz="2" w:space="0" w:color="D9D9E3"/>
                                    <w:right w:val="single" w:sz="2" w:space="0" w:color="D9D9E3"/>
                                  </w:divBdr>
                                  <w:divsChild>
                                    <w:div w:id="32733714">
                                      <w:marLeft w:val="0"/>
                                      <w:marRight w:val="0"/>
                                      <w:marTop w:val="0"/>
                                      <w:marBottom w:val="0"/>
                                      <w:divBdr>
                                        <w:top w:val="single" w:sz="2" w:space="0" w:color="D9D9E3"/>
                                        <w:left w:val="single" w:sz="2" w:space="0" w:color="D9D9E3"/>
                                        <w:bottom w:val="single" w:sz="2" w:space="0" w:color="D9D9E3"/>
                                        <w:right w:val="single" w:sz="2" w:space="0" w:color="D9D9E3"/>
                                      </w:divBdr>
                                      <w:divsChild>
                                        <w:div w:id="1654027092">
                                          <w:marLeft w:val="0"/>
                                          <w:marRight w:val="0"/>
                                          <w:marTop w:val="0"/>
                                          <w:marBottom w:val="0"/>
                                          <w:divBdr>
                                            <w:top w:val="single" w:sz="2" w:space="0" w:color="D9D9E3"/>
                                            <w:left w:val="single" w:sz="2" w:space="0" w:color="D9D9E3"/>
                                            <w:bottom w:val="single" w:sz="2" w:space="0" w:color="D9D9E3"/>
                                            <w:right w:val="single" w:sz="2" w:space="0" w:color="D9D9E3"/>
                                          </w:divBdr>
                                          <w:divsChild>
                                            <w:div w:id="97552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2203683">
      <w:bodyDiv w:val="1"/>
      <w:marLeft w:val="0"/>
      <w:marRight w:val="0"/>
      <w:marTop w:val="0"/>
      <w:marBottom w:val="0"/>
      <w:divBdr>
        <w:top w:val="none" w:sz="0" w:space="0" w:color="auto"/>
        <w:left w:val="none" w:sz="0" w:space="0" w:color="auto"/>
        <w:bottom w:val="none" w:sz="0" w:space="0" w:color="auto"/>
        <w:right w:val="none" w:sz="0" w:space="0" w:color="auto"/>
      </w:divBdr>
      <w:divsChild>
        <w:div w:id="782773406">
          <w:marLeft w:val="0"/>
          <w:marRight w:val="0"/>
          <w:marTop w:val="0"/>
          <w:marBottom w:val="0"/>
          <w:divBdr>
            <w:top w:val="single" w:sz="2" w:space="0" w:color="D9D9E3"/>
            <w:left w:val="single" w:sz="2" w:space="0" w:color="D9D9E3"/>
            <w:bottom w:val="single" w:sz="2" w:space="0" w:color="D9D9E3"/>
            <w:right w:val="single" w:sz="2" w:space="0" w:color="D9D9E3"/>
          </w:divBdr>
          <w:divsChild>
            <w:div w:id="174927323">
              <w:marLeft w:val="0"/>
              <w:marRight w:val="0"/>
              <w:marTop w:val="0"/>
              <w:marBottom w:val="0"/>
              <w:divBdr>
                <w:top w:val="single" w:sz="2" w:space="0" w:color="D9D9E3"/>
                <w:left w:val="single" w:sz="2" w:space="0" w:color="D9D9E3"/>
                <w:bottom w:val="single" w:sz="2" w:space="0" w:color="D9D9E3"/>
                <w:right w:val="single" w:sz="2" w:space="0" w:color="D9D9E3"/>
              </w:divBdr>
              <w:divsChild>
                <w:div w:id="479469033">
                  <w:marLeft w:val="0"/>
                  <w:marRight w:val="0"/>
                  <w:marTop w:val="0"/>
                  <w:marBottom w:val="0"/>
                  <w:divBdr>
                    <w:top w:val="single" w:sz="2" w:space="0" w:color="D9D9E3"/>
                    <w:left w:val="single" w:sz="2" w:space="0" w:color="D9D9E3"/>
                    <w:bottom w:val="single" w:sz="2" w:space="0" w:color="D9D9E3"/>
                    <w:right w:val="single" w:sz="2" w:space="0" w:color="D9D9E3"/>
                  </w:divBdr>
                  <w:divsChild>
                    <w:div w:id="1762798579">
                      <w:marLeft w:val="0"/>
                      <w:marRight w:val="0"/>
                      <w:marTop w:val="100"/>
                      <w:marBottom w:val="100"/>
                      <w:divBdr>
                        <w:top w:val="single" w:sz="2" w:space="0" w:color="D9D9E3"/>
                        <w:left w:val="single" w:sz="2" w:space="0" w:color="D9D9E3"/>
                        <w:bottom w:val="single" w:sz="2" w:space="0" w:color="D9D9E3"/>
                        <w:right w:val="single" w:sz="2" w:space="0" w:color="D9D9E3"/>
                      </w:divBdr>
                      <w:divsChild>
                        <w:div w:id="837234427">
                          <w:marLeft w:val="0"/>
                          <w:marRight w:val="0"/>
                          <w:marTop w:val="0"/>
                          <w:marBottom w:val="0"/>
                          <w:divBdr>
                            <w:top w:val="single" w:sz="2" w:space="0" w:color="D9D9E3"/>
                            <w:left w:val="single" w:sz="2" w:space="0" w:color="D9D9E3"/>
                            <w:bottom w:val="single" w:sz="2" w:space="0" w:color="D9D9E3"/>
                            <w:right w:val="single" w:sz="2" w:space="0" w:color="D9D9E3"/>
                          </w:divBdr>
                          <w:divsChild>
                            <w:div w:id="84346782">
                              <w:marLeft w:val="0"/>
                              <w:marRight w:val="0"/>
                              <w:marTop w:val="0"/>
                              <w:marBottom w:val="0"/>
                              <w:divBdr>
                                <w:top w:val="single" w:sz="2" w:space="0" w:color="D9D9E3"/>
                                <w:left w:val="single" w:sz="2" w:space="0" w:color="D9D9E3"/>
                                <w:bottom w:val="single" w:sz="2" w:space="0" w:color="D9D9E3"/>
                                <w:right w:val="single" w:sz="2" w:space="0" w:color="D9D9E3"/>
                              </w:divBdr>
                              <w:divsChild>
                                <w:div w:id="1101991120">
                                  <w:marLeft w:val="0"/>
                                  <w:marRight w:val="0"/>
                                  <w:marTop w:val="0"/>
                                  <w:marBottom w:val="0"/>
                                  <w:divBdr>
                                    <w:top w:val="single" w:sz="2" w:space="0" w:color="D9D9E3"/>
                                    <w:left w:val="single" w:sz="2" w:space="0" w:color="D9D9E3"/>
                                    <w:bottom w:val="single" w:sz="2" w:space="0" w:color="D9D9E3"/>
                                    <w:right w:val="single" w:sz="2" w:space="0" w:color="D9D9E3"/>
                                  </w:divBdr>
                                  <w:divsChild>
                                    <w:div w:id="2068532351">
                                      <w:marLeft w:val="0"/>
                                      <w:marRight w:val="0"/>
                                      <w:marTop w:val="0"/>
                                      <w:marBottom w:val="0"/>
                                      <w:divBdr>
                                        <w:top w:val="single" w:sz="2" w:space="0" w:color="D9D9E3"/>
                                        <w:left w:val="single" w:sz="2" w:space="0" w:color="D9D9E3"/>
                                        <w:bottom w:val="single" w:sz="2" w:space="0" w:color="D9D9E3"/>
                                        <w:right w:val="single" w:sz="2" w:space="0" w:color="D9D9E3"/>
                                      </w:divBdr>
                                      <w:divsChild>
                                        <w:div w:id="2084372957">
                                          <w:marLeft w:val="0"/>
                                          <w:marRight w:val="0"/>
                                          <w:marTop w:val="0"/>
                                          <w:marBottom w:val="0"/>
                                          <w:divBdr>
                                            <w:top w:val="single" w:sz="2" w:space="0" w:color="D9D9E3"/>
                                            <w:left w:val="single" w:sz="2" w:space="0" w:color="D9D9E3"/>
                                            <w:bottom w:val="single" w:sz="2" w:space="0" w:color="D9D9E3"/>
                                            <w:right w:val="single" w:sz="2" w:space="0" w:color="D9D9E3"/>
                                          </w:divBdr>
                                          <w:divsChild>
                                            <w:div w:id="1322540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31304297">
      <w:bodyDiv w:val="1"/>
      <w:marLeft w:val="0"/>
      <w:marRight w:val="0"/>
      <w:marTop w:val="0"/>
      <w:marBottom w:val="0"/>
      <w:divBdr>
        <w:top w:val="none" w:sz="0" w:space="0" w:color="auto"/>
        <w:left w:val="none" w:sz="0" w:space="0" w:color="auto"/>
        <w:bottom w:val="none" w:sz="0" w:space="0" w:color="auto"/>
        <w:right w:val="none" w:sz="0" w:space="0" w:color="auto"/>
      </w:divBdr>
      <w:divsChild>
        <w:div w:id="477914854">
          <w:marLeft w:val="0"/>
          <w:marRight w:val="0"/>
          <w:marTop w:val="0"/>
          <w:marBottom w:val="0"/>
          <w:divBdr>
            <w:top w:val="single" w:sz="2" w:space="0" w:color="D9D9E3"/>
            <w:left w:val="single" w:sz="2" w:space="0" w:color="D9D9E3"/>
            <w:bottom w:val="single" w:sz="2" w:space="0" w:color="D9D9E3"/>
            <w:right w:val="single" w:sz="2" w:space="0" w:color="D9D9E3"/>
          </w:divBdr>
          <w:divsChild>
            <w:div w:id="1883860373">
              <w:marLeft w:val="0"/>
              <w:marRight w:val="0"/>
              <w:marTop w:val="0"/>
              <w:marBottom w:val="0"/>
              <w:divBdr>
                <w:top w:val="single" w:sz="2" w:space="0" w:color="D9D9E3"/>
                <w:left w:val="single" w:sz="2" w:space="0" w:color="D9D9E3"/>
                <w:bottom w:val="single" w:sz="2" w:space="0" w:color="D9D9E3"/>
                <w:right w:val="single" w:sz="2" w:space="0" w:color="D9D9E3"/>
              </w:divBdr>
              <w:divsChild>
                <w:div w:id="554396886">
                  <w:marLeft w:val="0"/>
                  <w:marRight w:val="0"/>
                  <w:marTop w:val="0"/>
                  <w:marBottom w:val="0"/>
                  <w:divBdr>
                    <w:top w:val="single" w:sz="2" w:space="0" w:color="D9D9E3"/>
                    <w:left w:val="single" w:sz="2" w:space="0" w:color="D9D9E3"/>
                    <w:bottom w:val="single" w:sz="2" w:space="0" w:color="D9D9E3"/>
                    <w:right w:val="single" w:sz="2" w:space="0" w:color="D9D9E3"/>
                  </w:divBdr>
                  <w:divsChild>
                    <w:div w:id="1787920237">
                      <w:marLeft w:val="0"/>
                      <w:marRight w:val="0"/>
                      <w:marTop w:val="100"/>
                      <w:marBottom w:val="100"/>
                      <w:divBdr>
                        <w:top w:val="single" w:sz="2" w:space="0" w:color="D9D9E3"/>
                        <w:left w:val="single" w:sz="2" w:space="0" w:color="D9D9E3"/>
                        <w:bottom w:val="single" w:sz="2" w:space="0" w:color="D9D9E3"/>
                        <w:right w:val="single" w:sz="2" w:space="0" w:color="D9D9E3"/>
                      </w:divBdr>
                      <w:divsChild>
                        <w:div w:id="966739942">
                          <w:marLeft w:val="0"/>
                          <w:marRight w:val="0"/>
                          <w:marTop w:val="0"/>
                          <w:marBottom w:val="0"/>
                          <w:divBdr>
                            <w:top w:val="single" w:sz="2" w:space="0" w:color="D9D9E3"/>
                            <w:left w:val="single" w:sz="2" w:space="0" w:color="D9D9E3"/>
                            <w:bottom w:val="single" w:sz="2" w:space="0" w:color="D9D9E3"/>
                            <w:right w:val="single" w:sz="2" w:space="0" w:color="D9D9E3"/>
                          </w:divBdr>
                          <w:divsChild>
                            <w:div w:id="1103845560">
                              <w:marLeft w:val="0"/>
                              <w:marRight w:val="0"/>
                              <w:marTop w:val="0"/>
                              <w:marBottom w:val="0"/>
                              <w:divBdr>
                                <w:top w:val="single" w:sz="2" w:space="0" w:color="D9D9E3"/>
                                <w:left w:val="single" w:sz="2" w:space="0" w:color="D9D9E3"/>
                                <w:bottom w:val="single" w:sz="2" w:space="0" w:color="D9D9E3"/>
                                <w:right w:val="single" w:sz="2" w:space="0" w:color="D9D9E3"/>
                              </w:divBdr>
                              <w:divsChild>
                                <w:div w:id="131680339">
                                  <w:marLeft w:val="0"/>
                                  <w:marRight w:val="0"/>
                                  <w:marTop w:val="0"/>
                                  <w:marBottom w:val="0"/>
                                  <w:divBdr>
                                    <w:top w:val="single" w:sz="2" w:space="0" w:color="D9D9E3"/>
                                    <w:left w:val="single" w:sz="2" w:space="0" w:color="D9D9E3"/>
                                    <w:bottom w:val="single" w:sz="2" w:space="0" w:color="D9D9E3"/>
                                    <w:right w:val="single" w:sz="2" w:space="0" w:color="D9D9E3"/>
                                  </w:divBdr>
                                  <w:divsChild>
                                    <w:div w:id="1576545373">
                                      <w:marLeft w:val="0"/>
                                      <w:marRight w:val="0"/>
                                      <w:marTop w:val="0"/>
                                      <w:marBottom w:val="0"/>
                                      <w:divBdr>
                                        <w:top w:val="single" w:sz="2" w:space="0" w:color="D9D9E3"/>
                                        <w:left w:val="single" w:sz="2" w:space="0" w:color="D9D9E3"/>
                                        <w:bottom w:val="single" w:sz="2" w:space="0" w:color="D9D9E3"/>
                                        <w:right w:val="single" w:sz="2" w:space="0" w:color="D9D9E3"/>
                                      </w:divBdr>
                                      <w:divsChild>
                                        <w:div w:id="793601340">
                                          <w:marLeft w:val="0"/>
                                          <w:marRight w:val="0"/>
                                          <w:marTop w:val="0"/>
                                          <w:marBottom w:val="0"/>
                                          <w:divBdr>
                                            <w:top w:val="single" w:sz="2" w:space="0" w:color="D9D9E3"/>
                                            <w:left w:val="single" w:sz="2" w:space="0" w:color="D9D9E3"/>
                                            <w:bottom w:val="single" w:sz="2" w:space="0" w:color="D9D9E3"/>
                                            <w:right w:val="single" w:sz="2" w:space="0" w:color="D9D9E3"/>
                                          </w:divBdr>
                                          <w:divsChild>
                                            <w:div w:id="1409038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48445173">
      <w:bodyDiv w:val="1"/>
      <w:marLeft w:val="0"/>
      <w:marRight w:val="0"/>
      <w:marTop w:val="0"/>
      <w:marBottom w:val="0"/>
      <w:divBdr>
        <w:top w:val="none" w:sz="0" w:space="0" w:color="auto"/>
        <w:left w:val="none" w:sz="0" w:space="0" w:color="auto"/>
        <w:bottom w:val="none" w:sz="0" w:space="0" w:color="auto"/>
        <w:right w:val="none" w:sz="0" w:space="0" w:color="auto"/>
      </w:divBdr>
      <w:divsChild>
        <w:div w:id="457532015">
          <w:marLeft w:val="0"/>
          <w:marRight w:val="0"/>
          <w:marTop w:val="0"/>
          <w:marBottom w:val="0"/>
          <w:divBdr>
            <w:top w:val="none" w:sz="0" w:space="0" w:color="auto"/>
            <w:left w:val="none" w:sz="0" w:space="0" w:color="auto"/>
            <w:bottom w:val="none" w:sz="0" w:space="0" w:color="auto"/>
            <w:right w:val="none" w:sz="0" w:space="0" w:color="auto"/>
          </w:divBdr>
          <w:divsChild>
            <w:div w:id="2003728623">
              <w:marLeft w:val="0"/>
              <w:marRight w:val="0"/>
              <w:marTop w:val="0"/>
              <w:marBottom w:val="0"/>
              <w:divBdr>
                <w:top w:val="none" w:sz="0" w:space="0" w:color="auto"/>
                <w:left w:val="none" w:sz="0" w:space="0" w:color="auto"/>
                <w:bottom w:val="none" w:sz="0" w:space="0" w:color="auto"/>
                <w:right w:val="none" w:sz="0" w:space="0" w:color="auto"/>
              </w:divBdr>
            </w:div>
            <w:div w:id="2049836272">
              <w:marLeft w:val="0"/>
              <w:marRight w:val="0"/>
              <w:marTop w:val="0"/>
              <w:marBottom w:val="0"/>
              <w:divBdr>
                <w:top w:val="none" w:sz="0" w:space="0" w:color="auto"/>
                <w:left w:val="none" w:sz="0" w:space="0" w:color="auto"/>
                <w:bottom w:val="none" w:sz="0" w:space="0" w:color="auto"/>
                <w:right w:val="none" w:sz="0" w:space="0" w:color="auto"/>
              </w:divBdr>
              <w:divsChild>
                <w:div w:id="424228274">
                  <w:marLeft w:val="0"/>
                  <w:marRight w:val="0"/>
                  <w:marTop w:val="0"/>
                  <w:marBottom w:val="0"/>
                  <w:divBdr>
                    <w:top w:val="none" w:sz="0" w:space="0" w:color="auto"/>
                    <w:left w:val="none" w:sz="0" w:space="0" w:color="auto"/>
                    <w:bottom w:val="none" w:sz="0" w:space="0" w:color="auto"/>
                    <w:right w:val="none" w:sz="0" w:space="0" w:color="auto"/>
                  </w:divBdr>
                </w:div>
                <w:div w:id="743726774">
                  <w:marLeft w:val="0"/>
                  <w:marRight w:val="0"/>
                  <w:marTop w:val="0"/>
                  <w:marBottom w:val="0"/>
                  <w:divBdr>
                    <w:top w:val="none" w:sz="0" w:space="0" w:color="auto"/>
                    <w:left w:val="none" w:sz="0" w:space="0" w:color="auto"/>
                    <w:bottom w:val="none" w:sz="0" w:space="0" w:color="auto"/>
                    <w:right w:val="none" w:sz="0" w:space="0" w:color="auto"/>
                  </w:divBdr>
                  <w:divsChild>
                    <w:div w:id="496654380">
                      <w:marLeft w:val="0"/>
                      <w:marRight w:val="0"/>
                      <w:marTop w:val="0"/>
                      <w:marBottom w:val="0"/>
                      <w:divBdr>
                        <w:top w:val="none" w:sz="0" w:space="0" w:color="auto"/>
                        <w:left w:val="none" w:sz="0" w:space="0" w:color="auto"/>
                        <w:bottom w:val="none" w:sz="0" w:space="0" w:color="auto"/>
                        <w:right w:val="none" w:sz="0" w:space="0" w:color="auto"/>
                      </w:divBdr>
                      <w:divsChild>
                        <w:div w:id="611669612">
                          <w:marLeft w:val="0"/>
                          <w:marRight w:val="0"/>
                          <w:marTop w:val="0"/>
                          <w:marBottom w:val="0"/>
                          <w:divBdr>
                            <w:top w:val="none" w:sz="0" w:space="0" w:color="auto"/>
                            <w:left w:val="none" w:sz="0" w:space="0" w:color="auto"/>
                            <w:bottom w:val="none" w:sz="0" w:space="0" w:color="auto"/>
                            <w:right w:val="none" w:sz="0" w:space="0" w:color="auto"/>
                          </w:divBdr>
                          <w:divsChild>
                            <w:div w:id="1703898808">
                              <w:marLeft w:val="0"/>
                              <w:marRight w:val="0"/>
                              <w:marTop w:val="0"/>
                              <w:marBottom w:val="0"/>
                              <w:divBdr>
                                <w:top w:val="none" w:sz="0" w:space="0" w:color="auto"/>
                                <w:left w:val="none" w:sz="0" w:space="0" w:color="auto"/>
                                <w:bottom w:val="none" w:sz="0" w:space="0" w:color="auto"/>
                                <w:right w:val="none" w:sz="0" w:space="0" w:color="auto"/>
                              </w:divBdr>
                              <w:divsChild>
                                <w:div w:id="9155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242353">
      <w:bodyDiv w:val="1"/>
      <w:marLeft w:val="0"/>
      <w:marRight w:val="0"/>
      <w:marTop w:val="0"/>
      <w:marBottom w:val="0"/>
      <w:divBdr>
        <w:top w:val="none" w:sz="0" w:space="0" w:color="auto"/>
        <w:left w:val="none" w:sz="0" w:space="0" w:color="auto"/>
        <w:bottom w:val="none" w:sz="0" w:space="0" w:color="auto"/>
        <w:right w:val="none" w:sz="0" w:space="0" w:color="auto"/>
      </w:divBdr>
      <w:divsChild>
        <w:div w:id="289434095">
          <w:marLeft w:val="0"/>
          <w:marRight w:val="0"/>
          <w:marTop w:val="0"/>
          <w:marBottom w:val="0"/>
          <w:divBdr>
            <w:top w:val="single" w:sz="2" w:space="0" w:color="D9D9E3"/>
            <w:left w:val="single" w:sz="2" w:space="0" w:color="D9D9E3"/>
            <w:bottom w:val="single" w:sz="2" w:space="0" w:color="D9D9E3"/>
            <w:right w:val="single" w:sz="2" w:space="0" w:color="D9D9E3"/>
          </w:divBdr>
          <w:divsChild>
            <w:div w:id="1748069564">
              <w:marLeft w:val="0"/>
              <w:marRight w:val="0"/>
              <w:marTop w:val="0"/>
              <w:marBottom w:val="0"/>
              <w:divBdr>
                <w:top w:val="single" w:sz="2" w:space="0" w:color="D9D9E3"/>
                <w:left w:val="single" w:sz="2" w:space="0" w:color="D9D9E3"/>
                <w:bottom w:val="single" w:sz="2" w:space="0" w:color="D9D9E3"/>
                <w:right w:val="single" w:sz="2" w:space="0" w:color="D9D9E3"/>
              </w:divBdr>
              <w:divsChild>
                <w:div w:id="732890372">
                  <w:marLeft w:val="0"/>
                  <w:marRight w:val="0"/>
                  <w:marTop w:val="0"/>
                  <w:marBottom w:val="0"/>
                  <w:divBdr>
                    <w:top w:val="single" w:sz="2" w:space="0" w:color="D9D9E3"/>
                    <w:left w:val="single" w:sz="2" w:space="0" w:color="D9D9E3"/>
                    <w:bottom w:val="single" w:sz="2" w:space="0" w:color="D9D9E3"/>
                    <w:right w:val="single" w:sz="2" w:space="0" w:color="D9D9E3"/>
                  </w:divBdr>
                  <w:divsChild>
                    <w:div w:id="135688756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3022869">
                          <w:marLeft w:val="0"/>
                          <w:marRight w:val="0"/>
                          <w:marTop w:val="0"/>
                          <w:marBottom w:val="0"/>
                          <w:divBdr>
                            <w:top w:val="single" w:sz="2" w:space="0" w:color="D9D9E3"/>
                            <w:left w:val="single" w:sz="2" w:space="0" w:color="D9D9E3"/>
                            <w:bottom w:val="single" w:sz="2" w:space="0" w:color="D9D9E3"/>
                            <w:right w:val="single" w:sz="2" w:space="0" w:color="D9D9E3"/>
                          </w:divBdr>
                          <w:divsChild>
                            <w:div w:id="514655445">
                              <w:marLeft w:val="0"/>
                              <w:marRight w:val="0"/>
                              <w:marTop w:val="0"/>
                              <w:marBottom w:val="0"/>
                              <w:divBdr>
                                <w:top w:val="single" w:sz="2" w:space="0" w:color="D9D9E3"/>
                                <w:left w:val="single" w:sz="2" w:space="0" w:color="D9D9E3"/>
                                <w:bottom w:val="single" w:sz="2" w:space="0" w:color="D9D9E3"/>
                                <w:right w:val="single" w:sz="2" w:space="0" w:color="D9D9E3"/>
                              </w:divBdr>
                              <w:divsChild>
                                <w:div w:id="1260718678">
                                  <w:marLeft w:val="0"/>
                                  <w:marRight w:val="0"/>
                                  <w:marTop w:val="0"/>
                                  <w:marBottom w:val="0"/>
                                  <w:divBdr>
                                    <w:top w:val="single" w:sz="2" w:space="0" w:color="D9D9E3"/>
                                    <w:left w:val="single" w:sz="2" w:space="0" w:color="D9D9E3"/>
                                    <w:bottom w:val="single" w:sz="2" w:space="0" w:color="D9D9E3"/>
                                    <w:right w:val="single" w:sz="2" w:space="0" w:color="D9D9E3"/>
                                  </w:divBdr>
                                  <w:divsChild>
                                    <w:div w:id="211843499">
                                      <w:marLeft w:val="0"/>
                                      <w:marRight w:val="0"/>
                                      <w:marTop w:val="0"/>
                                      <w:marBottom w:val="0"/>
                                      <w:divBdr>
                                        <w:top w:val="single" w:sz="2" w:space="0" w:color="D9D9E3"/>
                                        <w:left w:val="single" w:sz="2" w:space="0" w:color="D9D9E3"/>
                                        <w:bottom w:val="single" w:sz="2" w:space="0" w:color="D9D9E3"/>
                                        <w:right w:val="single" w:sz="2" w:space="0" w:color="D9D9E3"/>
                                      </w:divBdr>
                                      <w:divsChild>
                                        <w:div w:id="432365919">
                                          <w:marLeft w:val="0"/>
                                          <w:marRight w:val="0"/>
                                          <w:marTop w:val="0"/>
                                          <w:marBottom w:val="0"/>
                                          <w:divBdr>
                                            <w:top w:val="single" w:sz="2" w:space="0" w:color="D9D9E3"/>
                                            <w:left w:val="single" w:sz="2" w:space="0" w:color="D9D9E3"/>
                                            <w:bottom w:val="single" w:sz="2" w:space="0" w:color="D9D9E3"/>
                                            <w:right w:val="single" w:sz="2" w:space="0" w:color="D9D9E3"/>
                                          </w:divBdr>
                                          <w:divsChild>
                                            <w:div w:id="348919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71007528">
      <w:bodyDiv w:val="1"/>
      <w:marLeft w:val="0"/>
      <w:marRight w:val="0"/>
      <w:marTop w:val="0"/>
      <w:marBottom w:val="0"/>
      <w:divBdr>
        <w:top w:val="none" w:sz="0" w:space="0" w:color="auto"/>
        <w:left w:val="none" w:sz="0" w:space="0" w:color="auto"/>
        <w:bottom w:val="none" w:sz="0" w:space="0" w:color="auto"/>
        <w:right w:val="none" w:sz="0" w:space="0" w:color="auto"/>
      </w:divBdr>
      <w:divsChild>
        <w:div w:id="2098091053">
          <w:marLeft w:val="0"/>
          <w:marRight w:val="0"/>
          <w:marTop w:val="0"/>
          <w:marBottom w:val="0"/>
          <w:divBdr>
            <w:top w:val="single" w:sz="2" w:space="0" w:color="D9D9E3"/>
            <w:left w:val="single" w:sz="2" w:space="0" w:color="D9D9E3"/>
            <w:bottom w:val="single" w:sz="2" w:space="0" w:color="D9D9E3"/>
            <w:right w:val="single" w:sz="2" w:space="0" w:color="D9D9E3"/>
          </w:divBdr>
          <w:divsChild>
            <w:div w:id="410737110">
              <w:marLeft w:val="0"/>
              <w:marRight w:val="0"/>
              <w:marTop w:val="0"/>
              <w:marBottom w:val="0"/>
              <w:divBdr>
                <w:top w:val="single" w:sz="2" w:space="0" w:color="D9D9E3"/>
                <w:left w:val="single" w:sz="2" w:space="0" w:color="D9D9E3"/>
                <w:bottom w:val="single" w:sz="2" w:space="0" w:color="D9D9E3"/>
                <w:right w:val="single" w:sz="2" w:space="0" w:color="D9D9E3"/>
              </w:divBdr>
              <w:divsChild>
                <w:div w:id="12612400">
                  <w:marLeft w:val="0"/>
                  <w:marRight w:val="0"/>
                  <w:marTop w:val="0"/>
                  <w:marBottom w:val="0"/>
                  <w:divBdr>
                    <w:top w:val="single" w:sz="2" w:space="0" w:color="D9D9E3"/>
                    <w:left w:val="single" w:sz="2" w:space="0" w:color="D9D9E3"/>
                    <w:bottom w:val="single" w:sz="2" w:space="0" w:color="D9D9E3"/>
                    <w:right w:val="single" w:sz="2" w:space="0" w:color="D9D9E3"/>
                  </w:divBdr>
                  <w:divsChild>
                    <w:div w:id="207111259">
                      <w:marLeft w:val="0"/>
                      <w:marRight w:val="0"/>
                      <w:marTop w:val="100"/>
                      <w:marBottom w:val="100"/>
                      <w:divBdr>
                        <w:top w:val="single" w:sz="2" w:space="0" w:color="D9D9E3"/>
                        <w:left w:val="single" w:sz="2" w:space="0" w:color="D9D9E3"/>
                        <w:bottom w:val="single" w:sz="2" w:space="0" w:color="D9D9E3"/>
                        <w:right w:val="single" w:sz="2" w:space="0" w:color="D9D9E3"/>
                      </w:divBdr>
                      <w:divsChild>
                        <w:div w:id="308680789">
                          <w:marLeft w:val="0"/>
                          <w:marRight w:val="0"/>
                          <w:marTop w:val="0"/>
                          <w:marBottom w:val="0"/>
                          <w:divBdr>
                            <w:top w:val="single" w:sz="2" w:space="0" w:color="D9D9E3"/>
                            <w:left w:val="single" w:sz="2" w:space="0" w:color="D9D9E3"/>
                            <w:bottom w:val="single" w:sz="2" w:space="0" w:color="D9D9E3"/>
                            <w:right w:val="single" w:sz="2" w:space="0" w:color="D9D9E3"/>
                          </w:divBdr>
                          <w:divsChild>
                            <w:div w:id="1780222607">
                              <w:marLeft w:val="0"/>
                              <w:marRight w:val="0"/>
                              <w:marTop w:val="0"/>
                              <w:marBottom w:val="0"/>
                              <w:divBdr>
                                <w:top w:val="single" w:sz="2" w:space="0" w:color="D9D9E3"/>
                                <w:left w:val="single" w:sz="2" w:space="0" w:color="D9D9E3"/>
                                <w:bottom w:val="single" w:sz="2" w:space="0" w:color="D9D9E3"/>
                                <w:right w:val="single" w:sz="2" w:space="0" w:color="D9D9E3"/>
                              </w:divBdr>
                              <w:divsChild>
                                <w:div w:id="184247409">
                                  <w:marLeft w:val="0"/>
                                  <w:marRight w:val="0"/>
                                  <w:marTop w:val="0"/>
                                  <w:marBottom w:val="0"/>
                                  <w:divBdr>
                                    <w:top w:val="single" w:sz="2" w:space="0" w:color="D9D9E3"/>
                                    <w:left w:val="single" w:sz="2" w:space="0" w:color="D9D9E3"/>
                                    <w:bottom w:val="single" w:sz="2" w:space="0" w:color="D9D9E3"/>
                                    <w:right w:val="single" w:sz="2" w:space="0" w:color="D9D9E3"/>
                                  </w:divBdr>
                                  <w:divsChild>
                                    <w:div w:id="550074016">
                                      <w:marLeft w:val="0"/>
                                      <w:marRight w:val="0"/>
                                      <w:marTop w:val="0"/>
                                      <w:marBottom w:val="0"/>
                                      <w:divBdr>
                                        <w:top w:val="single" w:sz="2" w:space="0" w:color="D9D9E3"/>
                                        <w:left w:val="single" w:sz="2" w:space="0" w:color="D9D9E3"/>
                                        <w:bottom w:val="single" w:sz="2" w:space="0" w:color="D9D9E3"/>
                                        <w:right w:val="single" w:sz="2" w:space="0" w:color="D9D9E3"/>
                                      </w:divBdr>
                                      <w:divsChild>
                                        <w:div w:id="1702974737">
                                          <w:marLeft w:val="0"/>
                                          <w:marRight w:val="0"/>
                                          <w:marTop w:val="0"/>
                                          <w:marBottom w:val="0"/>
                                          <w:divBdr>
                                            <w:top w:val="single" w:sz="2" w:space="0" w:color="D9D9E3"/>
                                            <w:left w:val="single" w:sz="2" w:space="0" w:color="D9D9E3"/>
                                            <w:bottom w:val="single" w:sz="2" w:space="0" w:color="D9D9E3"/>
                                            <w:right w:val="single" w:sz="2" w:space="0" w:color="D9D9E3"/>
                                          </w:divBdr>
                                          <w:divsChild>
                                            <w:div w:id="1376811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jpeg"/><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B27168C04E79C4D860322E6FD430154" ma:contentTypeVersion="9" ma:contentTypeDescription="Create a new document." ma:contentTypeScope="" ma:versionID="0b76cfe348654a127f83c7ce100bb969">
  <xsd:schema xmlns:xsd="http://www.w3.org/2001/XMLSchema" xmlns:xs="http://www.w3.org/2001/XMLSchema" xmlns:p="http://schemas.microsoft.com/office/2006/metadata/properties" xmlns:ns2="eadc957b-d484-4f27-b84e-6ac842750496" xmlns:ns3="659d95b8-b6ef-479e-8bba-ad21a2826a80" targetNamespace="http://schemas.microsoft.com/office/2006/metadata/properties" ma:root="true" ma:fieldsID="7ee379c1597d0dac785de6e8d2aa92ed" ns2:_="" ns3:_="">
    <xsd:import namespace="eadc957b-d484-4f27-b84e-6ac842750496"/>
    <xsd:import namespace="659d95b8-b6ef-479e-8bba-ad21a2826a8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dc957b-d484-4f27-b84e-6ac8427504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59d95b8-b6ef-479e-8bba-ad21a2826a8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260F71-69FB-4329-A069-B93138DCEC11}">
  <ds:schemaRefs>
    <ds:schemaRef ds:uri="http://schemas.microsoft.com/sharepoint/v3/contenttype/forms"/>
  </ds:schemaRefs>
</ds:datastoreItem>
</file>

<file path=customXml/itemProps2.xml><?xml version="1.0" encoding="utf-8"?>
<ds:datastoreItem xmlns:ds="http://schemas.openxmlformats.org/officeDocument/2006/customXml" ds:itemID="{D34F8D50-0820-4E7F-898D-534D1BBCA03A}">
  <ds:schemaRefs>
    <ds:schemaRef ds:uri="http://schemas.microsoft.com/office/2006/documentManagement/types"/>
    <ds:schemaRef ds:uri="659d95b8-b6ef-479e-8bba-ad21a2826a80"/>
    <ds:schemaRef ds:uri="eadc957b-d484-4f27-b84e-6ac842750496"/>
    <ds:schemaRef ds:uri="http://purl.org/dc/elements/1.1/"/>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BBE0D9A2-A39D-4E1B-B272-AE09C8544537}">
  <ds:schemaRefs>
    <ds:schemaRef ds:uri="http://schemas.openxmlformats.org/officeDocument/2006/bibliography"/>
  </ds:schemaRefs>
</ds:datastoreItem>
</file>

<file path=customXml/itemProps4.xml><?xml version="1.0" encoding="utf-8"?>
<ds:datastoreItem xmlns:ds="http://schemas.openxmlformats.org/officeDocument/2006/customXml" ds:itemID="{ACD280CF-7D42-4E3F-9FD1-FFB469A5EC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dc957b-d484-4f27-b84e-6ac842750496"/>
    <ds:schemaRef ds:uri="659d95b8-b6ef-479e-8bba-ad21a2826a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6665</Words>
  <Characters>37992</Characters>
  <Application>Microsoft Office Word</Application>
  <DocSecurity>4</DocSecurity>
  <Lines>316</Lines>
  <Paragraphs>89</Paragraphs>
  <ScaleCrop>false</ScaleCrop>
  <Company/>
  <LinksUpToDate>false</LinksUpToDate>
  <CharactersWithSpaces>44568</CharactersWithSpaces>
  <SharedDoc>false</SharedDoc>
  <HLinks>
    <vt:vector size="348" baseType="variant">
      <vt:variant>
        <vt:i4>1376311</vt:i4>
      </vt:variant>
      <vt:variant>
        <vt:i4>347</vt:i4>
      </vt:variant>
      <vt:variant>
        <vt:i4>0</vt:i4>
      </vt:variant>
      <vt:variant>
        <vt:i4>5</vt:i4>
      </vt:variant>
      <vt:variant>
        <vt:lpwstr/>
      </vt:variant>
      <vt:variant>
        <vt:lpwstr>_Toc153749199</vt:lpwstr>
      </vt:variant>
      <vt:variant>
        <vt:i4>1376311</vt:i4>
      </vt:variant>
      <vt:variant>
        <vt:i4>341</vt:i4>
      </vt:variant>
      <vt:variant>
        <vt:i4>0</vt:i4>
      </vt:variant>
      <vt:variant>
        <vt:i4>5</vt:i4>
      </vt:variant>
      <vt:variant>
        <vt:lpwstr/>
      </vt:variant>
      <vt:variant>
        <vt:lpwstr>_Toc153749198</vt:lpwstr>
      </vt:variant>
      <vt:variant>
        <vt:i4>1376311</vt:i4>
      </vt:variant>
      <vt:variant>
        <vt:i4>335</vt:i4>
      </vt:variant>
      <vt:variant>
        <vt:i4>0</vt:i4>
      </vt:variant>
      <vt:variant>
        <vt:i4>5</vt:i4>
      </vt:variant>
      <vt:variant>
        <vt:lpwstr/>
      </vt:variant>
      <vt:variant>
        <vt:lpwstr>_Toc153749197</vt:lpwstr>
      </vt:variant>
      <vt:variant>
        <vt:i4>1376311</vt:i4>
      </vt:variant>
      <vt:variant>
        <vt:i4>329</vt:i4>
      </vt:variant>
      <vt:variant>
        <vt:i4>0</vt:i4>
      </vt:variant>
      <vt:variant>
        <vt:i4>5</vt:i4>
      </vt:variant>
      <vt:variant>
        <vt:lpwstr/>
      </vt:variant>
      <vt:variant>
        <vt:lpwstr>_Toc153749196</vt:lpwstr>
      </vt:variant>
      <vt:variant>
        <vt:i4>1376311</vt:i4>
      </vt:variant>
      <vt:variant>
        <vt:i4>323</vt:i4>
      </vt:variant>
      <vt:variant>
        <vt:i4>0</vt:i4>
      </vt:variant>
      <vt:variant>
        <vt:i4>5</vt:i4>
      </vt:variant>
      <vt:variant>
        <vt:lpwstr/>
      </vt:variant>
      <vt:variant>
        <vt:lpwstr>_Toc153749195</vt:lpwstr>
      </vt:variant>
      <vt:variant>
        <vt:i4>1376311</vt:i4>
      </vt:variant>
      <vt:variant>
        <vt:i4>317</vt:i4>
      </vt:variant>
      <vt:variant>
        <vt:i4>0</vt:i4>
      </vt:variant>
      <vt:variant>
        <vt:i4>5</vt:i4>
      </vt:variant>
      <vt:variant>
        <vt:lpwstr/>
      </vt:variant>
      <vt:variant>
        <vt:lpwstr>_Toc153749194</vt:lpwstr>
      </vt:variant>
      <vt:variant>
        <vt:i4>1376311</vt:i4>
      </vt:variant>
      <vt:variant>
        <vt:i4>311</vt:i4>
      </vt:variant>
      <vt:variant>
        <vt:i4>0</vt:i4>
      </vt:variant>
      <vt:variant>
        <vt:i4>5</vt:i4>
      </vt:variant>
      <vt:variant>
        <vt:lpwstr/>
      </vt:variant>
      <vt:variant>
        <vt:lpwstr>_Toc153749193</vt:lpwstr>
      </vt:variant>
      <vt:variant>
        <vt:i4>1376311</vt:i4>
      </vt:variant>
      <vt:variant>
        <vt:i4>305</vt:i4>
      </vt:variant>
      <vt:variant>
        <vt:i4>0</vt:i4>
      </vt:variant>
      <vt:variant>
        <vt:i4>5</vt:i4>
      </vt:variant>
      <vt:variant>
        <vt:lpwstr/>
      </vt:variant>
      <vt:variant>
        <vt:lpwstr>_Toc153749192</vt:lpwstr>
      </vt:variant>
      <vt:variant>
        <vt:i4>1376311</vt:i4>
      </vt:variant>
      <vt:variant>
        <vt:i4>299</vt:i4>
      </vt:variant>
      <vt:variant>
        <vt:i4>0</vt:i4>
      </vt:variant>
      <vt:variant>
        <vt:i4>5</vt:i4>
      </vt:variant>
      <vt:variant>
        <vt:lpwstr/>
      </vt:variant>
      <vt:variant>
        <vt:lpwstr>_Toc153749191</vt:lpwstr>
      </vt:variant>
      <vt:variant>
        <vt:i4>1376311</vt:i4>
      </vt:variant>
      <vt:variant>
        <vt:i4>293</vt:i4>
      </vt:variant>
      <vt:variant>
        <vt:i4>0</vt:i4>
      </vt:variant>
      <vt:variant>
        <vt:i4>5</vt:i4>
      </vt:variant>
      <vt:variant>
        <vt:lpwstr/>
      </vt:variant>
      <vt:variant>
        <vt:lpwstr>_Toc153749190</vt:lpwstr>
      </vt:variant>
      <vt:variant>
        <vt:i4>1310775</vt:i4>
      </vt:variant>
      <vt:variant>
        <vt:i4>287</vt:i4>
      </vt:variant>
      <vt:variant>
        <vt:i4>0</vt:i4>
      </vt:variant>
      <vt:variant>
        <vt:i4>5</vt:i4>
      </vt:variant>
      <vt:variant>
        <vt:lpwstr/>
      </vt:variant>
      <vt:variant>
        <vt:lpwstr>_Toc153749189</vt:lpwstr>
      </vt:variant>
      <vt:variant>
        <vt:i4>1310775</vt:i4>
      </vt:variant>
      <vt:variant>
        <vt:i4>281</vt:i4>
      </vt:variant>
      <vt:variant>
        <vt:i4>0</vt:i4>
      </vt:variant>
      <vt:variant>
        <vt:i4>5</vt:i4>
      </vt:variant>
      <vt:variant>
        <vt:lpwstr/>
      </vt:variant>
      <vt:variant>
        <vt:lpwstr>_Toc153749188</vt:lpwstr>
      </vt:variant>
      <vt:variant>
        <vt:i4>1310775</vt:i4>
      </vt:variant>
      <vt:variant>
        <vt:i4>275</vt:i4>
      </vt:variant>
      <vt:variant>
        <vt:i4>0</vt:i4>
      </vt:variant>
      <vt:variant>
        <vt:i4>5</vt:i4>
      </vt:variant>
      <vt:variant>
        <vt:lpwstr/>
      </vt:variant>
      <vt:variant>
        <vt:lpwstr>_Toc153749187</vt:lpwstr>
      </vt:variant>
      <vt:variant>
        <vt:i4>1310775</vt:i4>
      </vt:variant>
      <vt:variant>
        <vt:i4>269</vt:i4>
      </vt:variant>
      <vt:variant>
        <vt:i4>0</vt:i4>
      </vt:variant>
      <vt:variant>
        <vt:i4>5</vt:i4>
      </vt:variant>
      <vt:variant>
        <vt:lpwstr/>
      </vt:variant>
      <vt:variant>
        <vt:lpwstr>_Toc153749186</vt:lpwstr>
      </vt:variant>
      <vt:variant>
        <vt:i4>1310775</vt:i4>
      </vt:variant>
      <vt:variant>
        <vt:i4>263</vt:i4>
      </vt:variant>
      <vt:variant>
        <vt:i4>0</vt:i4>
      </vt:variant>
      <vt:variant>
        <vt:i4>5</vt:i4>
      </vt:variant>
      <vt:variant>
        <vt:lpwstr/>
      </vt:variant>
      <vt:variant>
        <vt:lpwstr>_Toc153749185</vt:lpwstr>
      </vt:variant>
      <vt:variant>
        <vt:i4>1310775</vt:i4>
      </vt:variant>
      <vt:variant>
        <vt:i4>257</vt:i4>
      </vt:variant>
      <vt:variant>
        <vt:i4>0</vt:i4>
      </vt:variant>
      <vt:variant>
        <vt:i4>5</vt:i4>
      </vt:variant>
      <vt:variant>
        <vt:lpwstr/>
      </vt:variant>
      <vt:variant>
        <vt:lpwstr>_Toc153749184</vt:lpwstr>
      </vt:variant>
      <vt:variant>
        <vt:i4>1310775</vt:i4>
      </vt:variant>
      <vt:variant>
        <vt:i4>251</vt:i4>
      </vt:variant>
      <vt:variant>
        <vt:i4>0</vt:i4>
      </vt:variant>
      <vt:variant>
        <vt:i4>5</vt:i4>
      </vt:variant>
      <vt:variant>
        <vt:lpwstr/>
      </vt:variant>
      <vt:variant>
        <vt:lpwstr>_Toc153749183</vt:lpwstr>
      </vt:variant>
      <vt:variant>
        <vt:i4>1310775</vt:i4>
      </vt:variant>
      <vt:variant>
        <vt:i4>245</vt:i4>
      </vt:variant>
      <vt:variant>
        <vt:i4>0</vt:i4>
      </vt:variant>
      <vt:variant>
        <vt:i4>5</vt:i4>
      </vt:variant>
      <vt:variant>
        <vt:lpwstr/>
      </vt:variant>
      <vt:variant>
        <vt:lpwstr>_Toc153749182</vt:lpwstr>
      </vt:variant>
      <vt:variant>
        <vt:i4>1310775</vt:i4>
      </vt:variant>
      <vt:variant>
        <vt:i4>239</vt:i4>
      </vt:variant>
      <vt:variant>
        <vt:i4>0</vt:i4>
      </vt:variant>
      <vt:variant>
        <vt:i4>5</vt:i4>
      </vt:variant>
      <vt:variant>
        <vt:lpwstr/>
      </vt:variant>
      <vt:variant>
        <vt:lpwstr>_Toc153749181</vt:lpwstr>
      </vt:variant>
      <vt:variant>
        <vt:i4>1310775</vt:i4>
      </vt:variant>
      <vt:variant>
        <vt:i4>233</vt:i4>
      </vt:variant>
      <vt:variant>
        <vt:i4>0</vt:i4>
      </vt:variant>
      <vt:variant>
        <vt:i4>5</vt:i4>
      </vt:variant>
      <vt:variant>
        <vt:lpwstr/>
      </vt:variant>
      <vt:variant>
        <vt:lpwstr>_Toc153749180</vt:lpwstr>
      </vt:variant>
      <vt:variant>
        <vt:i4>1769527</vt:i4>
      </vt:variant>
      <vt:variant>
        <vt:i4>227</vt:i4>
      </vt:variant>
      <vt:variant>
        <vt:i4>0</vt:i4>
      </vt:variant>
      <vt:variant>
        <vt:i4>5</vt:i4>
      </vt:variant>
      <vt:variant>
        <vt:lpwstr/>
      </vt:variant>
      <vt:variant>
        <vt:lpwstr>_Toc153749179</vt:lpwstr>
      </vt:variant>
      <vt:variant>
        <vt:i4>1769527</vt:i4>
      </vt:variant>
      <vt:variant>
        <vt:i4>221</vt:i4>
      </vt:variant>
      <vt:variant>
        <vt:i4>0</vt:i4>
      </vt:variant>
      <vt:variant>
        <vt:i4>5</vt:i4>
      </vt:variant>
      <vt:variant>
        <vt:lpwstr/>
      </vt:variant>
      <vt:variant>
        <vt:lpwstr>_Toc153749178</vt:lpwstr>
      </vt:variant>
      <vt:variant>
        <vt:i4>1769527</vt:i4>
      </vt:variant>
      <vt:variant>
        <vt:i4>215</vt:i4>
      </vt:variant>
      <vt:variant>
        <vt:i4>0</vt:i4>
      </vt:variant>
      <vt:variant>
        <vt:i4>5</vt:i4>
      </vt:variant>
      <vt:variant>
        <vt:lpwstr/>
      </vt:variant>
      <vt:variant>
        <vt:lpwstr>_Toc153749177</vt:lpwstr>
      </vt:variant>
      <vt:variant>
        <vt:i4>1966133</vt:i4>
      </vt:variant>
      <vt:variant>
        <vt:i4>206</vt:i4>
      </vt:variant>
      <vt:variant>
        <vt:i4>0</vt:i4>
      </vt:variant>
      <vt:variant>
        <vt:i4>5</vt:i4>
      </vt:variant>
      <vt:variant>
        <vt:lpwstr/>
      </vt:variant>
      <vt:variant>
        <vt:lpwstr>_Toc153748334</vt:lpwstr>
      </vt:variant>
      <vt:variant>
        <vt:i4>1966133</vt:i4>
      </vt:variant>
      <vt:variant>
        <vt:i4>200</vt:i4>
      </vt:variant>
      <vt:variant>
        <vt:i4>0</vt:i4>
      </vt:variant>
      <vt:variant>
        <vt:i4>5</vt:i4>
      </vt:variant>
      <vt:variant>
        <vt:lpwstr/>
      </vt:variant>
      <vt:variant>
        <vt:lpwstr>_Toc153748333</vt:lpwstr>
      </vt:variant>
      <vt:variant>
        <vt:i4>1966133</vt:i4>
      </vt:variant>
      <vt:variant>
        <vt:i4>194</vt:i4>
      </vt:variant>
      <vt:variant>
        <vt:i4>0</vt:i4>
      </vt:variant>
      <vt:variant>
        <vt:i4>5</vt:i4>
      </vt:variant>
      <vt:variant>
        <vt:lpwstr/>
      </vt:variant>
      <vt:variant>
        <vt:lpwstr>_Toc153748332</vt:lpwstr>
      </vt:variant>
      <vt:variant>
        <vt:i4>1966133</vt:i4>
      </vt:variant>
      <vt:variant>
        <vt:i4>188</vt:i4>
      </vt:variant>
      <vt:variant>
        <vt:i4>0</vt:i4>
      </vt:variant>
      <vt:variant>
        <vt:i4>5</vt:i4>
      </vt:variant>
      <vt:variant>
        <vt:lpwstr/>
      </vt:variant>
      <vt:variant>
        <vt:lpwstr>_Toc153748331</vt:lpwstr>
      </vt:variant>
      <vt:variant>
        <vt:i4>1966133</vt:i4>
      </vt:variant>
      <vt:variant>
        <vt:i4>182</vt:i4>
      </vt:variant>
      <vt:variant>
        <vt:i4>0</vt:i4>
      </vt:variant>
      <vt:variant>
        <vt:i4>5</vt:i4>
      </vt:variant>
      <vt:variant>
        <vt:lpwstr/>
      </vt:variant>
      <vt:variant>
        <vt:lpwstr>_Toc153748330</vt:lpwstr>
      </vt:variant>
      <vt:variant>
        <vt:i4>2031669</vt:i4>
      </vt:variant>
      <vt:variant>
        <vt:i4>176</vt:i4>
      </vt:variant>
      <vt:variant>
        <vt:i4>0</vt:i4>
      </vt:variant>
      <vt:variant>
        <vt:i4>5</vt:i4>
      </vt:variant>
      <vt:variant>
        <vt:lpwstr/>
      </vt:variant>
      <vt:variant>
        <vt:lpwstr>_Toc153748329</vt:lpwstr>
      </vt:variant>
      <vt:variant>
        <vt:i4>2031669</vt:i4>
      </vt:variant>
      <vt:variant>
        <vt:i4>170</vt:i4>
      </vt:variant>
      <vt:variant>
        <vt:i4>0</vt:i4>
      </vt:variant>
      <vt:variant>
        <vt:i4>5</vt:i4>
      </vt:variant>
      <vt:variant>
        <vt:lpwstr/>
      </vt:variant>
      <vt:variant>
        <vt:lpwstr>_Toc153748328</vt:lpwstr>
      </vt:variant>
      <vt:variant>
        <vt:i4>2031669</vt:i4>
      </vt:variant>
      <vt:variant>
        <vt:i4>164</vt:i4>
      </vt:variant>
      <vt:variant>
        <vt:i4>0</vt:i4>
      </vt:variant>
      <vt:variant>
        <vt:i4>5</vt:i4>
      </vt:variant>
      <vt:variant>
        <vt:lpwstr/>
      </vt:variant>
      <vt:variant>
        <vt:lpwstr>_Toc153748327</vt:lpwstr>
      </vt:variant>
      <vt:variant>
        <vt:i4>2031669</vt:i4>
      </vt:variant>
      <vt:variant>
        <vt:i4>158</vt:i4>
      </vt:variant>
      <vt:variant>
        <vt:i4>0</vt:i4>
      </vt:variant>
      <vt:variant>
        <vt:i4>5</vt:i4>
      </vt:variant>
      <vt:variant>
        <vt:lpwstr/>
      </vt:variant>
      <vt:variant>
        <vt:lpwstr>_Toc153748326</vt:lpwstr>
      </vt:variant>
      <vt:variant>
        <vt:i4>2031669</vt:i4>
      </vt:variant>
      <vt:variant>
        <vt:i4>152</vt:i4>
      </vt:variant>
      <vt:variant>
        <vt:i4>0</vt:i4>
      </vt:variant>
      <vt:variant>
        <vt:i4>5</vt:i4>
      </vt:variant>
      <vt:variant>
        <vt:lpwstr/>
      </vt:variant>
      <vt:variant>
        <vt:lpwstr>_Toc153748325</vt:lpwstr>
      </vt:variant>
      <vt:variant>
        <vt:i4>2031669</vt:i4>
      </vt:variant>
      <vt:variant>
        <vt:i4>146</vt:i4>
      </vt:variant>
      <vt:variant>
        <vt:i4>0</vt:i4>
      </vt:variant>
      <vt:variant>
        <vt:i4>5</vt:i4>
      </vt:variant>
      <vt:variant>
        <vt:lpwstr/>
      </vt:variant>
      <vt:variant>
        <vt:lpwstr>_Toc153748324</vt:lpwstr>
      </vt:variant>
      <vt:variant>
        <vt:i4>2031669</vt:i4>
      </vt:variant>
      <vt:variant>
        <vt:i4>140</vt:i4>
      </vt:variant>
      <vt:variant>
        <vt:i4>0</vt:i4>
      </vt:variant>
      <vt:variant>
        <vt:i4>5</vt:i4>
      </vt:variant>
      <vt:variant>
        <vt:lpwstr/>
      </vt:variant>
      <vt:variant>
        <vt:lpwstr>_Toc153748323</vt:lpwstr>
      </vt:variant>
      <vt:variant>
        <vt:i4>2031669</vt:i4>
      </vt:variant>
      <vt:variant>
        <vt:i4>134</vt:i4>
      </vt:variant>
      <vt:variant>
        <vt:i4>0</vt:i4>
      </vt:variant>
      <vt:variant>
        <vt:i4>5</vt:i4>
      </vt:variant>
      <vt:variant>
        <vt:lpwstr/>
      </vt:variant>
      <vt:variant>
        <vt:lpwstr>_Toc153748322</vt:lpwstr>
      </vt:variant>
      <vt:variant>
        <vt:i4>2031669</vt:i4>
      </vt:variant>
      <vt:variant>
        <vt:i4>128</vt:i4>
      </vt:variant>
      <vt:variant>
        <vt:i4>0</vt:i4>
      </vt:variant>
      <vt:variant>
        <vt:i4>5</vt:i4>
      </vt:variant>
      <vt:variant>
        <vt:lpwstr/>
      </vt:variant>
      <vt:variant>
        <vt:lpwstr>_Toc153748321</vt:lpwstr>
      </vt:variant>
      <vt:variant>
        <vt:i4>2031669</vt:i4>
      </vt:variant>
      <vt:variant>
        <vt:i4>122</vt:i4>
      </vt:variant>
      <vt:variant>
        <vt:i4>0</vt:i4>
      </vt:variant>
      <vt:variant>
        <vt:i4>5</vt:i4>
      </vt:variant>
      <vt:variant>
        <vt:lpwstr/>
      </vt:variant>
      <vt:variant>
        <vt:lpwstr>_Toc153748320</vt:lpwstr>
      </vt:variant>
      <vt:variant>
        <vt:i4>1835061</vt:i4>
      </vt:variant>
      <vt:variant>
        <vt:i4>116</vt:i4>
      </vt:variant>
      <vt:variant>
        <vt:i4>0</vt:i4>
      </vt:variant>
      <vt:variant>
        <vt:i4>5</vt:i4>
      </vt:variant>
      <vt:variant>
        <vt:lpwstr/>
      </vt:variant>
      <vt:variant>
        <vt:lpwstr>_Toc153748319</vt:lpwstr>
      </vt:variant>
      <vt:variant>
        <vt:i4>1835061</vt:i4>
      </vt:variant>
      <vt:variant>
        <vt:i4>110</vt:i4>
      </vt:variant>
      <vt:variant>
        <vt:i4>0</vt:i4>
      </vt:variant>
      <vt:variant>
        <vt:i4>5</vt:i4>
      </vt:variant>
      <vt:variant>
        <vt:lpwstr/>
      </vt:variant>
      <vt:variant>
        <vt:lpwstr>_Toc153748318</vt:lpwstr>
      </vt:variant>
      <vt:variant>
        <vt:i4>1835061</vt:i4>
      </vt:variant>
      <vt:variant>
        <vt:i4>104</vt:i4>
      </vt:variant>
      <vt:variant>
        <vt:i4>0</vt:i4>
      </vt:variant>
      <vt:variant>
        <vt:i4>5</vt:i4>
      </vt:variant>
      <vt:variant>
        <vt:lpwstr/>
      </vt:variant>
      <vt:variant>
        <vt:lpwstr>_Toc153748317</vt:lpwstr>
      </vt:variant>
      <vt:variant>
        <vt:i4>1835061</vt:i4>
      </vt:variant>
      <vt:variant>
        <vt:i4>98</vt:i4>
      </vt:variant>
      <vt:variant>
        <vt:i4>0</vt:i4>
      </vt:variant>
      <vt:variant>
        <vt:i4>5</vt:i4>
      </vt:variant>
      <vt:variant>
        <vt:lpwstr/>
      </vt:variant>
      <vt:variant>
        <vt:lpwstr>_Toc153748316</vt:lpwstr>
      </vt:variant>
      <vt:variant>
        <vt:i4>1835061</vt:i4>
      </vt:variant>
      <vt:variant>
        <vt:i4>92</vt:i4>
      </vt:variant>
      <vt:variant>
        <vt:i4>0</vt:i4>
      </vt:variant>
      <vt:variant>
        <vt:i4>5</vt:i4>
      </vt:variant>
      <vt:variant>
        <vt:lpwstr/>
      </vt:variant>
      <vt:variant>
        <vt:lpwstr>_Toc153748315</vt:lpwstr>
      </vt:variant>
      <vt:variant>
        <vt:i4>1835061</vt:i4>
      </vt:variant>
      <vt:variant>
        <vt:i4>86</vt:i4>
      </vt:variant>
      <vt:variant>
        <vt:i4>0</vt:i4>
      </vt:variant>
      <vt:variant>
        <vt:i4>5</vt:i4>
      </vt:variant>
      <vt:variant>
        <vt:lpwstr/>
      </vt:variant>
      <vt:variant>
        <vt:lpwstr>_Toc153748314</vt:lpwstr>
      </vt:variant>
      <vt:variant>
        <vt:i4>1835061</vt:i4>
      </vt:variant>
      <vt:variant>
        <vt:i4>80</vt:i4>
      </vt:variant>
      <vt:variant>
        <vt:i4>0</vt:i4>
      </vt:variant>
      <vt:variant>
        <vt:i4>5</vt:i4>
      </vt:variant>
      <vt:variant>
        <vt:lpwstr/>
      </vt:variant>
      <vt:variant>
        <vt:lpwstr>_Toc153748313</vt:lpwstr>
      </vt:variant>
      <vt:variant>
        <vt:i4>1835061</vt:i4>
      </vt:variant>
      <vt:variant>
        <vt:i4>74</vt:i4>
      </vt:variant>
      <vt:variant>
        <vt:i4>0</vt:i4>
      </vt:variant>
      <vt:variant>
        <vt:i4>5</vt:i4>
      </vt:variant>
      <vt:variant>
        <vt:lpwstr/>
      </vt:variant>
      <vt:variant>
        <vt:lpwstr>_Toc153748312</vt:lpwstr>
      </vt:variant>
      <vt:variant>
        <vt:i4>1835061</vt:i4>
      </vt:variant>
      <vt:variant>
        <vt:i4>68</vt:i4>
      </vt:variant>
      <vt:variant>
        <vt:i4>0</vt:i4>
      </vt:variant>
      <vt:variant>
        <vt:i4>5</vt:i4>
      </vt:variant>
      <vt:variant>
        <vt:lpwstr/>
      </vt:variant>
      <vt:variant>
        <vt:lpwstr>_Toc153748311</vt:lpwstr>
      </vt:variant>
      <vt:variant>
        <vt:i4>1835061</vt:i4>
      </vt:variant>
      <vt:variant>
        <vt:i4>62</vt:i4>
      </vt:variant>
      <vt:variant>
        <vt:i4>0</vt:i4>
      </vt:variant>
      <vt:variant>
        <vt:i4>5</vt:i4>
      </vt:variant>
      <vt:variant>
        <vt:lpwstr/>
      </vt:variant>
      <vt:variant>
        <vt:lpwstr>_Toc153748310</vt:lpwstr>
      </vt:variant>
      <vt:variant>
        <vt:i4>1900597</vt:i4>
      </vt:variant>
      <vt:variant>
        <vt:i4>56</vt:i4>
      </vt:variant>
      <vt:variant>
        <vt:i4>0</vt:i4>
      </vt:variant>
      <vt:variant>
        <vt:i4>5</vt:i4>
      </vt:variant>
      <vt:variant>
        <vt:lpwstr/>
      </vt:variant>
      <vt:variant>
        <vt:lpwstr>_Toc153748309</vt:lpwstr>
      </vt:variant>
      <vt:variant>
        <vt:i4>1900597</vt:i4>
      </vt:variant>
      <vt:variant>
        <vt:i4>50</vt:i4>
      </vt:variant>
      <vt:variant>
        <vt:i4>0</vt:i4>
      </vt:variant>
      <vt:variant>
        <vt:i4>5</vt:i4>
      </vt:variant>
      <vt:variant>
        <vt:lpwstr/>
      </vt:variant>
      <vt:variant>
        <vt:lpwstr>_Toc153748308</vt:lpwstr>
      </vt:variant>
      <vt:variant>
        <vt:i4>1900597</vt:i4>
      </vt:variant>
      <vt:variant>
        <vt:i4>44</vt:i4>
      </vt:variant>
      <vt:variant>
        <vt:i4>0</vt:i4>
      </vt:variant>
      <vt:variant>
        <vt:i4>5</vt:i4>
      </vt:variant>
      <vt:variant>
        <vt:lpwstr/>
      </vt:variant>
      <vt:variant>
        <vt:lpwstr>_Toc153748307</vt:lpwstr>
      </vt:variant>
      <vt:variant>
        <vt:i4>1900597</vt:i4>
      </vt:variant>
      <vt:variant>
        <vt:i4>38</vt:i4>
      </vt:variant>
      <vt:variant>
        <vt:i4>0</vt:i4>
      </vt:variant>
      <vt:variant>
        <vt:i4>5</vt:i4>
      </vt:variant>
      <vt:variant>
        <vt:lpwstr/>
      </vt:variant>
      <vt:variant>
        <vt:lpwstr>_Toc153748306</vt:lpwstr>
      </vt:variant>
      <vt:variant>
        <vt:i4>1900597</vt:i4>
      </vt:variant>
      <vt:variant>
        <vt:i4>32</vt:i4>
      </vt:variant>
      <vt:variant>
        <vt:i4>0</vt:i4>
      </vt:variant>
      <vt:variant>
        <vt:i4>5</vt:i4>
      </vt:variant>
      <vt:variant>
        <vt:lpwstr/>
      </vt:variant>
      <vt:variant>
        <vt:lpwstr>_Toc153748305</vt:lpwstr>
      </vt:variant>
      <vt:variant>
        <vt:i4>1900597</vt:i4>
      </vt:variant>
      <vt:variant>
        <vt:i4>26</vt:i4>
      </vt:variant>
      <vt:variant>
        <vt:i4>0</vt:i4>
      </vt:variant>
      <vt:variant>
        <vt:i4>5</vt:i4>
      </vt:variant>
      <vt:variant>
        <vt:lpwstr/>
      </vt:variant>
      <vt:variant>
        <vt:lpwstr>_Toc153748304</vt:lpwstr>
      </vt:variant>
      <vt:variant>
        <vt:i4>1900597</vt:i4>
      </vt:variant>
      <vt:variant>
        <vt:i4>20</vt:i4>
      </vt:variant>
      <vt:variant>
        <vt:i4>0</vt:i4>
      </vt:variant>
      <vt:variant>
        <vt:i4>5</vt:i4>
      </vt:variant>
      <vt:variant>
        <vt:lpwstr/>
      </vt:variant>
      <vt:variant>
        <vt:lpwstr>_Toc153748303</vt:lpwstr>
      </vt:variant>
      <vt:variant>
        <vt:i4>1900597</vt:i4>
      </vt:variant>
      <vt:variant>
        <vt:i4>14</vt:i4>
      </vt:variant>
      <vt:variant>
        <vt:i4>0</vt:i4>
      </vt:variant>
      <vt:variant>
        <vt:i4>5</vt:i4>
      </vt:variant>
      <vt:variant>
        <vt:lpwstr/>
      </vt:variant>
      <vt:variant>
        <vt:lpwstr>_Toc153748302</vt:lpwstr>
      </vt:variant>
      <vt:variant>
        <vt:i4>1900597</vt:i4>
      </vt:variant>
      <vt:variant>
        <vt:i4>8</vt:i4>
      </vt:variant>
      <vt:variant>
        <vt:i4>0</vt:i4>
      </vt:variant>
      <vt:variant>
        <vt:i4>5</vt:i4>
      </vt:variant>
      <vt:variant>
        <vt:lpwstr/>
      </vt:variant>
      <vt:variant>
        <vt:lpwstr>_Toc153748301</vt:lpwstr>
      </vt:variant>
      <vt:variant>
        <vt:i4>1900597</vt:i4>
      </vt:variant>
      <vt:variant>
        <vt:i4>2</vt:i4>
      </vt:variant>
      <vt:variant>
        <vt:i4>0</vt:i4>
      </vt:variant>
      <vt:variant>
        <vt:i4>5</vt:i4>
      </vt:variant>
      <vt:variant>
        <vt:lpwstr/>
      </vt:variant>
      <vt:variant>
        <vt:lpwstr>_Toc153748300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dcterms:created xsi:type="dcterms:W3CDTF">2023-12-17T23:59:00Z</dcterms:created>
  <dcterms:modified xsi:type="dcterms:W3CDTF">2023-12-18T07:46:00Z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0x0101001B27168C04E79C4D860322E6FD430154</vt:lpwstr>
  </property>
</Properties>
</file>